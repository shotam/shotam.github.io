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5BA95" w14:textId="77777777" w:rsidR="00E81978" w:rsidRPr="001E6CB9" w:rsidRDefault="009019B3">
      <w:pPr>
        <w:pStyle w:val="Title"/>
      </w:pPr>
      <w:sdt>
        <w:sdtPr>
          <w:rPr>
            <w:rFonts w:asciiTheme="minorHAnsi" w:eastAsiaTheme="minorEastAsia" w:hAnsiTheme="minorHAnsi" w:cstheme="minorBidi"/>
            <w:caps/>
          </w:rPr>
          <w:alias w:val="Title:"/>
          <w:tag w:val="Title:"/>
          <w:id w:val="726351117"/>
          <w:placeholder>
            <w:docPart w:val="C0DA5B20E43BF641B98FFAA795AAC4B3"/>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C10D47" w:rsidRPr="001E6CB9">
            <w:rPr>
              <w:rFonts w:asciiTheme="minorHAnsi" w:eastAsiaTheme="minorEastAsia" w:hAnsiTheme="minorHAnsi" w:cstheme="minorBidi"/>
            </w:rPr>
            <w:t>Syntactic Entrainment: The Repetition of Syntactic Structures in Event Descriptions</w:t>
          </w:r>
        </w:sdtContent>
      </w:sdt>
    </w:p>
    <w:p w14:paraId="4543AE0F" w14:textId="7866BA11" w:rsidR="00B823AA" w:rsidRPr="001E6CB9" w:rsidRDefault="00C10D47" w:rsidP="00B823AA">
      <w:pPr>
        <w:pStyle w:val="Title2"/>
      </w:pPr>
      <w:r w:rsidRPr="001E6CB9">
        <w:t>Nicholas Gruberg</w:t>
      </w:r>
      <w:r w:rsidRPr="001E6CB9">
        <w:rPr>
          <w:vertAlign w:val="superscript"/>
        </w:rPr>
        <w:t>1</w:t>
      </w:r>
      <w:r w:rsidRPr="001E6CB9">
        <w:t>, Rachel Ostrand</w:t>
      </w:r>
      <w:r w:rsidR="00C971B4" w:rsidRPr="001E6CB9">
        <w:rPr>
          <w:vertAlign w:val="superscript"/>
        </w:rPr>
        <w:t xml:space="preserve">1, </w:t>
      </w:r>
      <w:r w:rsidRPr="001E6CB9">
        <w:rPr>
          <w:vertAlign w:val="superscript"/>
        </w:rPr>
        <w:t>2</w:t>
      </w:r>
      <w:r w:rsidRPr="001E6CB9">
        <w:t>,</w:t>
      </w:r>
      <w:ins w:id="0" w:author="Victor Ferreira" w:date="2018-04-17T10:22:00Z">
        <w:r w:rsidR="00AC553A">
          <w:t xml:space="preserve"> </w:t>
        </w:r>
        <w:proofErr w:type="spellStart"/>
        <w:r w:rsidR="00AC553A">
          <w:t>Shota</w:t>
        </w:r>
        <w:proofErr w:type="spellEnd"/>
        <w:r w:rsidR="00AC553A">
          <w:t xml:space="preserve"> Momma</w:t>
        </w:r>
        <w:r w:rsidR="00AC553A" w:rsidRPr="00AC553A">
          <w:rPr>
            <w:vertAlign w:val="superscript"/>
            <w:rPrChange w:id="1" w:author="Victor Ferreira" w:date="2018-04-17T10:22:00Z">
              <w:rPr/>
            </w:rPrChange>
          </w:rPr>
          <w:t>1</w:t>
        </w:r>
      </w:ins>
      <w:r w:rsidRPr="001E6CB9">
        <w:t xml:space="preserve"> and Victor S. Ferreira</w:t>
      </w:r>
      <w:r w:rsidRPr="001E6CB9">
        <w:rPr>
          <w:vertAlign w:val="superscript"/>
        </w:rPr>
        <w:t>1</w:t>
      </w:r>
    </w:p>
    <w:p w14:paraId="50795DAC" w14:textId="77777777" w:rsidR="00E81978" w:rsidRPr="001E6CB9" w:rsidRDefault="00C10D47" w:rsidP="00B823AA">
      <w:pPr>
        <w:pStyle w:val="Title2"/>
      </w:pPr>
      <w:r w:rsidRPr="001E6CB9">
        <w:rPr>
          <w:vertAlign w:val="superscript"/>
        </w:rPr>
        <w:t>1</w:t>
      </w:r>
      <w:r w:rsidRPr="001E6CB9">
        <w:t>University of California, San Diego</w:t>
      </w:r>
    </w:p>
    <w:p w14:paraId="5B0B82B9" w14:textId="7428A25D" w:rsidR="00C10D47" w:rsidRPr="001E6CB9" w:rsidRDefault="00C10D47" w:rsidP="00B823AA">
      <w:pPr>
        <w:pStyle w:val="Title2"/>
      </w:pPr>
      <w:r w:rsidRPr="001E6CB9">
        <w:rPr>
          <w:vertAlign w:val="superscript"/>
        </w:rPr>
        <w:t>2</w:t>
      </w:r>
      <w:r w:rsidR="006E37D5">
        <w:t>Computational Biology Center, I</w:t>
      </w:r>
      <w:r w:rsidRPr="001E6CB9">
        <w:t>BM Research</w:t>
      </w:r>
    </w:p>
    <w:sdt>
      <w:sdtPr>
        <w:alias w:val="Author Note:"/>
        <w:tag w:val="Author Note:"/>
        <w:id w:val="266668659"/>
        <w:placeholder>
          <w:docPart w:val="46724CD63A4A9640A4E327CCBD4AFC2D"/>
        </w:placeholder>
        <w:temporary/>
        <w:showingPlcHdr/>
      </w:sdtPr>
      <w:sdtEndPr/>
      <w:sdtContent>
        <w:p w14:paraId="63A2DAFB" w14:textId="77777777" w:rsidR="00E81978" w:rsidRPr="001E6CB9" w:rsidRDefault="005D3A03">
          <w:pPr>
            <w:pStyle w:val="Title"/>
          </w:pPr>
          <w:r w:rsidRPr="001E6CB9">
            <w:t>Author Note</w:t>
          </w:r>
        </w:p>
      </w:sdtContent>
    </w:sdt>
    <w:p w14:paraId="79B7BEF9" w14:textId="77777777" w:rsidR="00E81978" w:rsidRPr="001E6CB9" w:rsidRDefault="004472FC" w:rsidP="009C3619">
      <w:pPr>
        <w:pStyle w:val="Title2"/>
        <w:jc w:val="left"/>
      </w:pPr>
      <w:r w:rsidRPr="001E6CB9">
        <w:t xml:space="preserve">This research was supported by R01 </w:t>
      </w:r>
      <w:r w:rsidRPr="001E6CB9">
        <w:rPr>
          <w:lang w:val="en-GB"/>
        </w:rPr>
        <w:t>HD051030</w:t>
      </w:r>
      <w:r w:rsidRPr="001E6CB9">
        <w:t xml:space="preserve"> to Victor S. Ferreira.  The authors thank </w:t>
      </w:r>
      <w:r w:rsidR="00716E9D" w:rsidRPr="001E6CB9">
        <w:t xml:space="preserve">Alexandra </w:t>
      </w:r>
      <w:proofErr w:type="spellStart"/>
      <w:r w:rsidR="00716E9D" w:rsidRPr="001E6CB9">
        <w:t>Bilski</w:t>
      </w:r>
      <w:proofErr w:type="spellEnd"/>
      <w:r w:rsidR="00716E9D" w:rsidRPr="001E6CB9">
        <w:t>, Haley Church, Rena Mahajan, Brittany Nielsen, Julius Espiritu</w:t>
      </w:r>
      <w:r w:rsidR="004D0969" w:rsidRPr="001E6CB9">
        <w:t xml:space="preserve">, </w:t>
      </w:r>
      <w:proofErr w:type="spellStart"/>
      <w:r w:rsidR="004D0969" w:rsidRPr="001E6CB9">
        <w:t>Arfa</w:t>
      </w:r>
      <w:proofErr w:type="spellEnd"/>
      <w:r w:rsidR="004D0969" w:rsidRPr="001E6CB9">
        <w:t xml:space="preserve"> Ahmed, Dave Weiss</w:t>
      </w:r>
      <w:r w:rsidR="00121BD3" w:rsidRPr="001E6CB9">
        <w:t>, Ki Ho Kim</w:t>
      </w:r>
      <w:r w:rsidR="00716E9D" w:rsidRPr="001E6CB9">
        <w:t>, and Kristi Cheng</w:t>
      </w:r>
      <w:r w:rsidRPr="001E6CB9">
        <w:t xml:space="preserve"> for assistance running experiments and transcribing and coding data.  The authors declare no conflict of interest.</w:t>
      </w:r>
    </w:p>
    <w:sdt>
      <w:sdtPr>
        <w:alias w:val="Abstract:"/>
        <w:tag w:val="Abstract:"/>
        <w:id w:val="202146031"/>
        <w:placeholder>
          <w:docPart w:val="318AC748E58C2A4A85A63D4826E3EF34"/>
        </w:placeholder>
        <w:temporary/>
        <w:showingPlcHdr/>
      </w:sdtPr>
      <w:sdtEndPr/>
      <w:sdtContent>
        <w:p w14:paraId="192656F6" w14:textId="77777777" w:rsidR="00E81978" w:rsidRPr="001E6CB9" w:rsidRDefault="005D3A03">
          <w:pPr>
            <w:pStyle w:val="SectionTitle"/>
          </w:pPr>
          <w:r w:rsidRPr="001E6CB9">
            <w:t>Abstract</w:t>
          </w:r>
        </w:p>
      </w:sdtContent>
    </w:sdt>
    <w:p w14:paraId="6EE2E29F" w14:textId="5C7AEE10" w:rsidR="00E81978" w:rsidRPr="001E6CB9" w:rsidRDefault="00D357B2">
      <w:pPr>
        <w:pStyle w:val="NoSpacing"/>
      </w:pPr>
      <w:r w:rsidRPr="001E6CB9">
        <w:t>Syntactic structures convey not only event relationships (e.g., who did what to whom), but also certain emergent properties of events.  For example, the double-object dative (“The nurse gave the doctor the stethoscope”) can convey successful transfer of possession, rather than just transfer to a location</w:t>
      </w:r>
      <w:r w:rsidR="007B2197" w:rsidRPr="001E6CB9">
        <w:t xml:space="preserve"> (as is conveyed by a prepositional dative like “The nurse gave the stethoscope to the doctor”)</w:t>
      </w:r>
      <w:r w:rsidRPr="001E6CB9">
        <w:t xml:space="preserve">.  </w:t>
      </w:r>
      <w:r w:rsidR="00925402">
        <w:t>Six</w:t>
      </w:r>
      <w:r w:rsidR="00925402" w:rsidRPr="001E6CB9">
        <w:t xml:space="preserve"> </w:t>
      </w:r>
      <w:r w:rsidR="004D05A1">
        <w:rPr>
          <w:rStyle w:val="CommentReference"/>
          <w:kern w:val="24"/>
        </w:rPr>
        <w:commentReference w:id="2"/>
      </w:r>
      <w:r w:rsidR="007B2197" w:rsidRPr="001E6CB9">
        <w:t xml:space="preserve">experiments provide evidence for a cognitive mechanism that </w:t>
      </w:r>
      <w:r w:rsidR="003E4B88">
        <w:t>is well positioned to</w:t>
      </w:r>
      <w:r w:rsidR="003E4B88" w:rsidRPr="001E6CB9">
        <w:t xml:space="preserve"> </w:t>
      </w:r>
      <w:r w:rsidR="007B2197" w:rsidRPr="001E6CB9">
        <w:t xml:space="preserve">underlie how linguistic communities acquire and potentially continue to tune the associations that allow structures to convey such emergent properties.  Speakers first heard twelve picture </w:t>
      </w:r>
      <w:r w:rsidR="006134AD" w:rsidRPr="001E6CB9">
        <w:t>descri</w:t>
      </w:r>
      <w:r w:rsidR="006134AD">
        <w:t>ptions</w:t>
      </w:r>
      <w:r w:rsidR="007B2197" w:rsidRPr="001E6CB9">
        <w:t xml:space="preserve">, each </w:t>
      </w:r>
      <w:r w:rsidR="00BA7068">
        <w:t>using one of two suitable</w:t>
      </w:r>
      <w:r w:rsidR="007B2197" w:rsidRPr="001E6CB9">
        <w:t xml:space="preserve"> syntactic structure</w:t>
      </w:r>
      <w:r w:rsidR="00BA7068">
        <w:t>s</w:t>
      </w:r>
      <w:r w:rsidR="007B2197" w:rsidRPr="001E6CB9">
        <w:t xml:space="preserve">.  Speakers then described the same twelve pictures themselves.  </w:t>
      </w:r>
      <w:del w:id="3" w:author="Victor Ferreira" w:date="2018-03-22T15:27:00Z">
        <w:r w:rsidR="00C7750B" w:rsidDel="00AD6C61">
          <w:delText>These</w:delText>
        </w:r>
        <w:r w:rsidR="007B2197" w:rsidRPr="001E6CB9" w:rsidDel="00AD6C61">
          <w:delText xml:space="preserve"> experiments</w:delText>
        </w:r>
      </w:del>
      <w:ins w:id="4" w:author="Victor Ferreira" w:date="2018-03-22T15:27:00Z">
        <w:r w:rsidR="00AD6C61">
          <w:t>Results</w:t>
        </w:r>
      </w:ins>
      <w:r w:rsidR="007B2197" w:rsidRPr="001E6CB9">
        <w:t xml:space="preserve"> showed that speakers </w:t>
      </w:r>
      <w:r w:rsidR="00BA7068">
        <w:t>were</w:t>
      </w:r>
      <w:r w:rsidR="00BA7068" w:rsidRPr="001E6CB9">
        <w:t xml:space="preserve"> </w:t>
      </w:r>
      <w:r w:rsidR="007B2197" w:rsidRPr="001E6CB9">
        <w:t>more likely to describe</w:t>
      </w:r>
      <w:r w:rsidR="00C971B4" w:rsidRPr="001E6CB9">
        <w:t xml:space="preserve"> </w:t>
      </w:r>
      <w:r w:rsidR="007B2197" w:rsidRPr="001E6CB9">
        <w:t>picture</w:t>
      </w:r>
      <w:r w:rsidR="00BA7068">
        <w:t>s</w:t>
      </w:r>
      <w:r w:rsidR="007B2197" w:rsidRPr="001E6CB9">
        <w:t xml:space="preserve"> </w:t>
      </w:r>
      <w:r w:rsidR="00C971B4" w:rsidRPr="001E6CB9">
        <w:t xml:space="preserve">using </w:t>
      </w:r>
      <w:r w:rsidR="007B2197" w:rsidRPr="001E6CB9">
        <w:t>the same structure</w:t>
      </w:r>
      <w:r w:rsidR="00BA7068">
        <w:t>s</w:t>
      </w:r>
      <w:r w:rsidR="00C971B4" w:rsidRPr="001E6CB9">
        <w:t xml:space="preserve"> </w:t>
      </w:r>
      <w:r w:rsidR="007B2197" w:rsidRPr="001E6CB9">
        <w:t xml:space="preserve">they heard </w:t>
      </w:r>
      <w:r w:rsidR="00BA7068">
        <w:t>them</w:t>
      </w:r>
      <w:r w:rsidR="00BA7068" w:rsidRPr="001E6CB9">
        <w:t xml:space="preserve"> </w:t>
      </w:r>
      <w:r w:rsidR="00C7750B">
        <w:t>described with</w:t>
      </w:r>
      <w:r w:rsidR="004D05A1">
        <w:t xml:space="preserve"> </w:t>
      </w:r>
      <w:r w:rsidR="00B9066B">
        <w:t xml:space="preserve">when speaking to the same interlocutor, when speaking to a different interlocutor, </w:t>
      </w:r>
      <w:r w:rsidR="00AD6C61">
        <w:t xml:space="preserve">and </w:t>
      </w:r>
      <w:r w:rsidR="00B9066B">
        <w:t xml:space="preserve">when describing the same depiction of a different event. Two further experiments show that the effect </w:t>
      </w:r>
      <w:r w:rsidR="00AD6C61">
        <w:t xml:space="preserve">is </w:t>
      </w:r>
      <w:r w:rsidR="00925402">
        <w:t xml:space="preserve">sensitive to </w:t>
      </w:r>
      <w:del w:id="5" w:author="Victor Ferreira" w:date="2018-04-17T10:23:00Z">
        <w:r w:rsidR="00925402" w:rsidDel="00AC553A">
          <w:delText>different events with</w:delText>
        </w:r>
        <w:r w:rsidR="00B9066B" w:rsidDel="00AC553A">
          <w:delText xml:space="preserve"> similar</w:delText>
        </w:r>
      </w:del>
      <w:ins w:id="6" w:author="Victor Ferreira" w:date="2018-04-17T10:23:00Z">
        <w:r w:rsidR="00AC553A">
          <w:t>the</w:t>
        </w:r>
      </w:ins>
      <w:r w:rsidR="00B9066B">
        <w:t xml:space="preserve"> event</w:t>
      </w:r>
      <w:r w:rsidR="00AD6C61">
        <w:t>-</w:t>
      </w:r>
      <w:r w:rsidR="00B9066B">
        <w:t>semantic properties</w:t>
      </w:r>
      <w:r w:rsidR="00925402">
        <w:t xml:space="preserve"> </w:t>
      </w:r>
      <w:ins w:id="7" w:author="Nick Gruberg" w:date="2018-04-18T13:34:00Z">
        <w:r w:rsidR="00800164">
          <w:t xml:space="preserve">of </w:t>
        </w:r>
        <w:proofErr w:type="spellStart"/>
        <w:r w:rsidR="00800164">
          <w:t>pictures</w:t>
        </w:r>
      </w:ins>
      <w:del w:id="8" w:author="Victor Ferreira" w:date="2018-04-17T10:23:00Z">
        <w:r w:rsidR="00925402" w:rsidDel="00AC553A">
          <w:delText xml:space="preserve">being </w:delText>
        </w:r>
      </w:del>
      <w:r w:rsidR="00925402">
        <w:t>described</w:t>
      </w:r>
      <w:proofErr w:type="spellEnd"/>
      <w:r w:rsidR="00925402">
        <w:t xml:space="preserve"> within </w:t>
      </w:r>
      <w:del w:id="9" w:author="Victor Ferreira" w:date="2018-04-17T10:23:00Z">
        <w:r w:rsidR="00925402" w:rsidDel="00AC553A">
          <w:delText xml:space="preserve">the same </w:delText>
        </w:r>
      </w:del>
      <w:r w:rsidR="00925402">
        <w:t>block</w:t>
      </w:r>
      <w:ins w:id="10" w:author="Victor Ferreira" w:date="2018-04-17T10:24:00Z">
        <w:r w:rsidR="00AC553A">
          <w:t>s</w:t>
        </w:r>
      </w:ins>
      <w:r w:rsidR="00925402">
        <w:t xml:space="preserve"> of descriptions</w:t>
      </w:r>
      <w:r w:rsidR="00C7750B">
        <w:t>.</w:t>
      </w:r>
      <w:r w:rsidR="007B2197" w:rsidRPr="001E6CB9">
        <w:t xml:space="preserve"> </w:t>
      </w:r>
      <w:r w:rsidR="00F13A26" w:rsidRPr="001E6CB9">
        <w:t xml:space="preserve">This </w:t>
      </w:r>
      <w:r w:rsidR="00BA7068">
        <w:t>is the first report we know of</w:t>
      </w:r>
      <w:r w:rsidR="00C94B8E">
        <w:t xml:space="preserve"> such</w:t>
      </w:r>
      <w:r w:rsidR="00BA7068">
        <w:t xml:space="preserve"> an effect</w:t>
      </w:r>
      <w:r w:rsidR="00C94B8E">
        <w:t>, which</w:t>
      </w:r>
      <w:r w:rsidR="00F13A26" w:rsidRPr="001E6CB9">
        <w:t xml:space="preserve"> we </w:t>
      </w:r>
      <w:r w:rsidR="00E441EB" w:rsidRPr="001E6CB9">
        <w:t>term</w:t>
      </w:r>
      <w:r w:rsidR="007B2197" w:rsidRPr="001E6CB9">
        <w:t xml:space="preserve"> </w:t>
      </w:r>
      <w:r w:rsidR="007B2197" w:rsidRPr="001E6CB9">
        <w:rPr>
          <w:i/>
        </w:rPr>
        <w:t>syntactic entrainment</w:t>
      </w:r>
      <w:r w:rsidR="007B2197" w:rsidRPr="001E6CB9">
        <w:t>.</w:t>
      </w:r>
    </w:p>
    <w:p w14:paraId="111CE400" w14:textId="77777777" w:rsidR="00E81978" w:rsidRPr="001E6CB9" w:rsidRDefault="005D3A03">
      <w:r w:rsidRPr="001E6CB9">
        <w:rPr>
          <w:rStyle w:val="Emphasis"/>
        </w:rPr>
        <w:t>Keywords</w:t>
      </w:r>
      <w:r w:rsidRPr="001E6CB9">
        <w:t xml:space="preserve">:  </w:t>
      </w:r>
      <w:r w:rsidR="007B2197" w:rsidRPr="001E6CB9">
        <w:t>Linguistic communication, language production, sentence production, syntactic production.</w:t>
      </w:r>
    </w:p>
    <w:p w14:paraId="1C639FC1" w14:textId="77777777" w:rsidR="00E81978" w:rsidRPr="001E6CB9" w:rsidRDefault="009019B3">
      <w:pPr>
        <w:pStyle w:val="SectionTitle"/>
      </w:pPr>
      <w:sdt>
        <w:sdtPr>
          <w:alias w:val="Section title:"/>
          <w:tag w:val="Section title:"/>
          <w:id w:val="984196707"/>
          <w:placeholder>
            <w:docPart w:val="2A123D6CEFBEE84D9EECFC1305167D94"/>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C10D47" w:rsidRPr="001E6CB9">
            <w:t>Syntactic Entrainment: The Repetition of Syntactic Structures in Event Descriptions</w:t>
          </w:r>
        </w:sdtContent>
      </w:sdt>
    </w:p>
    <w:p w14:paraId="34F47B17" w14:textId="77777777" w:rsidR="00C10D47" w:rsidRPr="001E6CB9" w:rsidRDefault="00C10D47" w:rsidP="00C10D47"/>
    <w:p w14:paraId="2223023D" w14:textId="42239D12" w:rsidR="00C10D47" w:rsidRPr="001E6CB9" w:rsidRDefault="00C10D47" w:rsidP="00C10D47">
      <w:r w:rsidRPr="001E6CB9">
        <w:t xml:space="preserve">Language conveys information about the real world through conventions governing how meanings map onto sounds. For example, the fact that the sounds of the word “donkey” describe </w:t>
      </w:r>
      <w:r w:rsidR="005D32ED" w:rsidRPr="001E6CB9">
        <w:t>the animal that it does</w:t>
      </w:r>
      <w:r w:rsidRPr="001E6CB9">
        <w:t xml:space="preserve"> is arbitrary; the </w:t>
      </w:r>
      <w:r w:rsidR="00C971B4" w:rsidRPr="001E6CB9">
        <w:t>phonology of the lexical item</w:t>
      </w:r>
      <w:r w:rsidR="005D4D00">
        <w:t xml:space="preserve"> </w:t>
      </w:r>
      <w:r w:rsidRPr="001E6CB9">
        <w:t>“donkey” express</w:t>
      </w:r>
      <w:r w:rsidR="00C971B4" w:rsidRPr="001E6CB9">
        <w:t>es</w:t>
      </w:r>
      <w:r w:rsidRPr="001E6CB9">
        <w:t xml:space="preserve"> that meaning because English speakers learn the conventions that map sounds onto meanings. Though the conventionality of language is </w:t>
      </w:r>
      <w:r w:rsidR="00A4592D">
        <w:t>notably</w:t>
      </w:r>
      <w:r w:rsidR="00A4592D" w:rsidRPr="001E6CB9">
        <w:t xml:space="preserve"> </w:t>
      </w:r>
      <w:r w:rsidRPr="001E6CB9">
        <w:t>apparent through the relationship</w:t>
      </w:r>
      <w:r w:rsidR="00E441EB" w:rsidRPr="001E6CB9">
        <w:t>s</w:t>
      </w:r>
      <w:r w:rsidRPr="001E6CB9">
        <w:t xml:space="preserve"> between words’ sounds and meanings, conventionality is also relevant at other linguistic levels. In particular, the rules that guide how we combine words into sentences – </w:t>
      </w:r>
      <w:r w:rsidR="00914997" w:rsidRPr="001E6CB9">
        <w:t>namely, syntax</w:t>
      </w:r>
      <w:r w:rsidRPr="001E6CB9">
        <w:t xml:space="preserve"> – also exhibit their own conventions, permitting us to express and interpret the aspects of meaning that syntax conveys. In the current study, we report a newly discovered effect that can be seen as revealing the operation of a mechanism that could underlie the learning or tuning of one particular type of syntactic convention.</w:t>
      </w:r>
    </w:p>
    <w:p w14:paraId="3419B2AE" w14:textId="77777777" w:rsidR="00C10D47" w:rsidRPr="001E6CB9" w:rsidRDefault="00C10D47" w:rsidP="00C10D47">
      <w:pPr>
        <w:ind w:firstLine="0"/>
        <w:rPr>
          <w:b/>
        </w:rPr>
      </w:pPr>
      <w:r w:rsidRPr="001E6CB9">
        <w:rPr>
          <w:b/>
        </w:rPr>
        <w:t>Syntactic Conventions</w:t>
      </w:r>
    </w:p>
    <w:p w14:paraId="58E892DA" w14:textId="46B08BB4" w:rsidR="00C10D47" w:rsidRPr="001E6CB9" w:rsidRDefault="00DD448D" w:rsidP="00C10D47">
      <w:r>
        <w:t>The syntactic structure of a sentence can convey a</w:t>
      </w:r>
      <w:r w:rsidR="00C10D47" w:rsidRPr="001E6CB9">
        <w:t xml:space="preserve">t least two types of information. First and most prominently, syntactic structure conveys relational information about roles in events – who did what to whom. Such relational information is </w:t>
      </w:r>
      <w:r w:rsidR="004D3B1C">
        <w:t>expressed</w:t>
      </w:r>
      <w:r w:rsidR="004D3B1C" w:rsidRPr="001E6CB9">
        <w:t xml:space="preserve"> </w:t>
      </w:r>
      <w:r w:rsidR="00C10D47" w:rsidRPr="001E6CB9">
        <w:t>by conventions that map event roles onto grammatical functions. For example, in English</w:t>
      </w:r>
      <w:r w:rsidR="005D32ED" w:rsidRPr="001E6CB9">
        <w:t xml:space="preserve"> </w:t>
      </w:r>
      <w:r w:rsidR="00C10D47" w:rsidRPr="001E6CB9">
        <w:t xml:space="preserve">active sentences, the agent of an event (the thing doing the action) is mapped onto the grammatical subject, whereas the theme (the thing the action is done to) is mapped onto the grammatical object. Thus, in the sentence “the donkey chased the man,” the donkey is the pursuer, but in “the man chased the donkey,” the man is the pursuer.  When learning </w:t>
      </w:r>
      <w:r w:rsidR="007B7168" w:rsidRPr="001E6CB9">
        <w:t>any language</w:t>
      </w:r>
      <w:r w:rsidR="00C10D47" w:rsidRPr="001E6CB9">
        <w:t xml:space="preserve">, speakers must acquire the conventions that map </w:t>
      </w:r>
      <w:r w:rsidR="00C10D47" w:rsidRPr="001E6CB9">
        <w:lastRenderedPageBreak/>
        <w:t>event roles onto grammatical functions, so that they can convey who did what to whom in the events they describe, and understand the same in the events they hear described.</w:t>
      </w:r>
    </w:p>
    <w:p w14:paraId="6D56A6A2" w14:textId="5D82E131" w:rsidR="00C10D47" w:rsidRPr="001E6CB9" w:rsidRDefault="00C10D47" w:rsidP="00C10D47">
      <w:r w:rsidRPr="001E6CB9">
        <w:t xml:space="preserve">However, another type of information that </w:t>
      </w:r>
      <w:r w:rsidR="00EE5293">
        <w:t>may be</w:t>
      </w:r>
      <w:r w:rsidR="00EE5293" w:rsidRPr="001E6CB9">
        <w:t xml:space="preserve"> </w:t>
      </w:r>
      <w:r w:rsidRPr="001E6CB9">
        <w:t>conveyed by syntactic structure relates not to event roles, but to event content. That is,</w:t>
      </w:r>
      <w:r w:rsidR="009F723E">
        <w:t xml:space="preserve"> at least according to some linguistic approaches</w:t>
      </w:r>
      <w:r w:rsidR="00925402">
        <w:t xml:space="preserve"> (Goldberg, 1995; Pinker, 1989)</w:t>
      </w:r>
      <w:r w:rsidR="009F723E">
        <w:t>,</w:t>
      </w:r>
      <w:r w:rsidRPr="001E6CB9">
        <w:t xml:space="preserve"> in addition to conveying the elements of events (via words) and event roles (via grammatical functions), sentences </w:t>
      </w:r>
      <w:r w:rsidR="00EE5293">
        <w:t>may</w:t>
      </w:r>
      <w:r w:rsidR="00EE5293" w:rsidRPr="001E6CB9">
        <w:t xml:space="preserve"> </w:t>
      </w:r>
      <w:r w:rsidRPr="001E6CB9">
        <w:t xml:space="preserve">also convey what </w:t>
      </w:r>
      <w:r w:rsidR="004D3B1C">
        <w:t>we</w:t>
      </w:r>
      <w:r w:rsidR="004D3B1C" w:rsidRPr="001E6CB9">
        <w:t xml:space="preserve"> </w:t>
      </w:r>
      <w:r w:rsidRPr="001E6CB9">
        <w:t xml:space="preserve">term here </w:t>
      </w:r>
      <w:r w:rsidRPr="001E6CB9">
        <w:rPr>
          <w:i/>
          <w:iCs/>
        </w:rPr>
        <w:t xml:space="preserve">emergent properties </w:t>
      </w:r>
      <w:r w:rsidRPr="001E6CB9">
        <w:t>of events. For example, “</w:t>
      </w:r>
      <w:r w:rsidR="007B7168" w:rsidRPr="001E6CB9">
        <w:t>T</w:t>
      </w:r>
      <w:r w:rsidRPr="001E6CB9">
        <w:t xml:space="preserve">he man sent the woman the check” </w:t>
      </w:r>
      <w:r w:rsidR="007B7168" w:rsidRPr="001E6CB9">
        <w:t xml:space="preserve">(a double object dative) </w:t>
      </w:r>
      <w:r w:rsidRPr="001E6CB9">
        <w:t>and “The man sent the check to the woman”</w:t>
      </w:r>
      <w:r w:rsidR="004D3B1C">
        <w:t xml:space="preserve"> </w:t>
      </w:r>
      <w:r w:rsidR="007B7168" w:rsidRPr="001E6CB9">
        <w:t>(a prepositional dative)</w:t>
      </w:r>
      <w:r w:rsidRPr="001E6CB9">
        <w:t xml:space="preserve"> convey the same relational information – in both sentences, “the man” is the grammatical subject </w:t>
      </w:r>
      <w:r w:rsidR="005D32ED" w:rsidRPr="001E6CB9">
        <w:t xml:space="preserve">and </w:t>
      </w:r>
      <w:r w:rsidRPr="001E6CB9">
        <w:t>corresponds to the role of sender, “the woman” is the indirect object</w:t>
      </w:r>
      <w:r w:rsidR="005D32ED" w:rsidRPr="001E6CB9">
        <w:t xml:space="preserve"> and</w:t>
      </w:r>
      <w:r w:rsidRPr="001E6CB9">
        <w:t xml:space="preserve"> corresponds to the potential receiver, and “the check” is the direct object</w:t>
      </w:r>
      <w:r w:rsidR="005D32ED" w:rsidRPr="001E6CB9">
        <w:t xml:space="preserve"> and</w:t>
      </w:r>
      <w:r w:rsidRPr="001E6CB9">
        <w:t xml:space="preserve"> corresponds to the thing being sent (and potentially received). However</w:t>
      </w:r>
      <w:r w:rsidR="00E81CEB">
        <w:t>,</w:t>
      </w:r>
      <w:commentRangeStart w:id="11"/>
      <w:r w:rsidR="00E81CEB">
        <w:t xml:space="preserve"> according to some theories </w:t>
      </w:r>
      <w:commentRangeEnd w:id="11"/>
      <w:r w:rsidR="007A4455">
        <w:rPr>
          <w:rStyle w:val="CommentReference"/>
        </w:rPr>
        <w:commentReference w:id="11"/>
      </w:r>
      <w:r w:rsidR="00E81CEB" w:rsidRPr="001E6CB9">
        <w:t>(</w:t>
      </w:r>
      <w:r w:rsidR="00E81CEB">
        <w:t xml:space="preserve">e.g., </w:t>
      </w:r>
      <w:r w:rsidR="00E81CEB" w:rsidRPr="001E6CB9">
        <w:t>Goldberg, 1995)</w:t>
      </w:r>
      <w:r w:rsidRPr="001E6CB9">
        <w:t xml:space="preserve">, these sentences convey subtly different emergent properties. In particular, the </w:t>
      </w:r>
      <w:r w:rsidR="004D3B1C">
        <w:t>double object dative</w:t>
      </w:r>
      <w:r w:rsidRPr="001E6CB9">
        <w:t xml:space="preserve"> implies that possession of the direct object was successfully transferred, whereas the </w:t>
      </w:r>
      <w:r w:rsidR="004D3B1C">
        <w:t>prepositional dative</w:t>
      </w:r>
      <w:r w:rsidR="004D3B1C" w:rsidRPr="001E6CB9">
        <w:t xml:space="preserve"> </w:t>
      </w:r>
      <w:r w:rsidRPr="001E6CB9">
        <w:t xml:space="preserve">does not imply that possession was transferred – only that the location was changed.  Thus, in “The man sent the woman the check,” it is implied that the woman has taken possession of the check; in “The man sent the check to the woman,” there is no implication that the woman took possession. Though subtle, the difference can be illustrated by changing the recipient so that it is unable to take possession: “*The man sent the address the check” is </w:t>
      </w:r>
      <w:r w:rsidR="004D3B1C">
        <w:t>generally rated as</w:t>
      </w:r>
      <w:r w:rsidR="00E81CEB">
        <w:t xml:space="preserve"> </w:t>
      </w:r>
      <w:r w:rsidR="00EF5F13">
        <w:t>(at best)</w:t>
      </w:r>
      <w:r w:rsidR="00E81CEB">
        <w:t xml:space="preserve"> only marginally acceptable</w:t>
      </w:r>
      <w:r w:rsidRPr="001E6CB9">
        <w:t>, because “the address” cannot actually take possession of a check, whereas “</w:t>
      </w:r>
      <w:r w:rsidR="002E3010" w:rsidRPr="001E6CB9">
        <w:t>T</w:t>
      </w:r>
      <w:r w:rsidRPr="001E6CB9">
        <w:t xml:space="preserve">he man sent the check to the address” is </w:t>
      </w:r>
      <w:r w:rsidR="004D3B1C">
        <w:t xml:space="preserve">generally rated as </w:t>
      </w:r>
      <w:r w:rsidR="007B7168" w:rsidRPr="001E6CB9">
        <w:t>acceptable</w:t>
      </w:r>
      <w:r w:rsidRPr="001E6CB9">
        <w:t>, because the prepositional dative does not imply successful transfer of possession</w:t>
      </w:r>
      <w:r w:rsidR="00EE5293">
        <w:t xml:space="preserve"> (</w:t>
      </w:r>
      <w:r w:rsidR="00925402">
        <w:t>Pinker, 1989</w:t>
      </w:r>
      <w:r w:rsidR="00EE5293">
        <w:t>).</w:t>
      </w:r>
    </w:p>
    <w:p w14:paraId="72C6ABD8" w14:textId="619AEA02" w:rsidR="00CF7A60" w:rsidRDefault="00C10D47" w:rsidP="00A74732">
      <w:r w:rsidRPr="001E6CB9">
        <w:lastRenderedPageBreak/>
        <w:t xml:space="preserve">If indeed </w:t>
      </w:r>
      <w:r w:rsidR="00EF5F13">
        <w:t xml:space="preserve">the </w:t>
      </w:r>
      <w:r w:rsidRPr="001E6CB9">
        <w:t xml:space="preserve">syntactic alternatives that convey the same relational information </w:t>
      </w:r>
      <w:r w:rsidR="002E3010" w:rsidRPr="001E6CB9">
        <w:t xml:space="preserve">are used to </w:t>
      </w:r>
      <w:r w:rsidRPr="001E6CB9">
        <w:t xml:space="preserve">convey different emergent properties, the conventions </w:t>
      </w:r>
      <w:r w:rsidR="009A0872" w:rsidRPr="001E6CB9">
        <w:t>that govern</w:t>
      </w:r>
      <w:r w:rsidRPr="001E6CB9">
        <w:t xml:space="preserve"> </w:t>
      </w:r>
      <w:r w:rsidR="002E3010" w:rsidRPr="001E6CB9">
        <w:t xml:space="preserve">how </w:t>
      </w:r>
      <w:r w:rsidR="009A0872" w:rsidRPr="001E6CB9">
        <w:t>these</w:t>
      </w:r>
      <w:r w:rsidR="002E3010" w:rsidRPr="001E6CB9">
        <w:t xml:space="preserve"> </w:t>
      </w:r>
      <w:r w:rsidRPr="001E6CB9">
        <w:t xml:space="preserve">emergent properties </w:t>
      </w:r>
      <w:r w:rsidR="002E3010" w:rsidRPr="001E6CB9">
        <w:t xml:space="preserve">are mapped </w:t>
      </w:r>
      <w:r w:rsidRPr="001E6CB9">
        <w:t xml:space="preserve">onto corresponding syntactic forms </w:t>
      </w:r>
      <w:r w:rsidR="00D42128" w:rsidRPr="001E6CB9">
        <w:t>must</w:t>
      </w:r>
      <w:r w:rsidRPr="001E6CB9">
        <w:t xml:space="preserve"> </w:t>
      </w:r>
      <w:r w:rsidR="007B7168" w:rsidRPr="001E6CB9">
        <w:t>be</w:t>
      </w:r>
      <w:r w:rsidRPr="001E6CB9">
        <w:t xml:space="preserve"> learned. </w:t>
      </w:r>
      <w:r w:rsidR="00246F2A">
        <w:t>We address this question i</w:t>
      </w:r>
      <w:r w:rsidRPr="001E6CB9">
        <w:t>n the current study</w:t>
      </w:r>
      <w:r w:rsidR="00246F2A">
        <w:t xml:space="preserve"> by</w:t>
      </w:r>
      <w:r w:rsidRPr="001E6CB9">
        <w:t xml:space="preserve"> present</w:t>
      </w:r>
      <w:r w:rsidR="00246F2A">
        <w:t>ing</w:t>
      </w:r>
      <w:r w:rsidRPr="001E6CB9">
        <w:t xml:space="preserve"> a novel </w:t>
      </w:r>
      <w:r w:rsidR="00233F8F" w:rsidRPr="001E6CB9">
        <w:t>paradigm</w:t>
      </w:r>
      <w:r w:rsidRPr="001E6CB9">
        <w:t xml:space="preserve"> </w:t>
      </w:r>
      <w:r w:rsidR="007B7168" w:rsidRPr="001E6CB9">
        <w:t xml:space="preserve">to test whether </w:t>
      </w:r>
      <w:r w:rsidRPr="001E6CB9">
        <w:t xml:space="preserve">adult language users associate specific event content with particular syntactic structures. In analogy to a related literature (see, Chang, Dell, </w:t>
      </w:r>
      <w:del w:id="12" w:author="Victor Ferreira" w:date="2018-04-17T10:26:00Z">
        <w:r w:rsidRPr="001E6CB9" w:rsidDel="00AC553A">
          <w:delText xml:space="preserve">and </w:delText>
        </w:r>
      </w:del>
      <w:ins w:id="13" w:author="Victor Ferreira" w:date="2018-04-17T10:26:00Z">
        <w:r w:rsidR="00AC553A">
          <w:t>&amp;</w:t>
        </w:r>
        <w:r w:rsidR="00AC553A" w:rsidRPr="001E6CB9">
          <w:t xml:space="preserve"> </w:t>
        </w:r>
      </w:ins>
      <w:r w:rsidRPr="001E6CB9">
        <w:t xml:space="preserve">Bock, 2006), we suggest that such an effect </w:t>
      </w:r>
      <w:r w:rsidR="00035A85" w:rsidRPr="001E6CB9">
        <w:t>could</w:t>
      </w:r>
      <w:r w:rsidRPr="001E6CB9">
        <w:t xml:space="preserve"> reflect the mechanism by which language users learn how the em</w:t>
      </w:r>
      <w:bookmarkStart w:id="14" w:name="_GoBack"/>
      <w:bookmarkEnd w:id="14"/>
      <w:r w:rsidRPr="001E6CB9">
        <w:t>ergent properties of events map onto particular syntactic structures.</w:t>
      </w:r>
      <w:r w:rsidR="00A714AA">
        <w:t xml:space="preserve">  </w:t>
      </w:r>
    </w:p>
    <w:p w14:paraId="2BBFCB93" w14:textId="1A2F29DD" w:rsidR="00C10D47" w:rsidRPr="001E6CB9" w:rsidRDefault="00C10D47" w:rsidP="00C10D47">
      <w:pPr>
        <w:ind w:firstLine="0"/>
        <w:outlineLvl w:val="0"/>
      </w:pPr>
      <w:r w:rsidRPr="001E6CB9">
        <w:rPr>
          <w:b/>
          <w:bCs/>
        </w:rPr>
        <w:t>Syntactic priming and the tuning of conventions that express event roles</w:t>
      </w:r>
    </w:p>
    <w:p w14:paraId="0B5B1F2C" w14:textId="2592473C" w:rsidR="00C10D47" w:rsidRPr="001E6CB9" w:rsidRDefault="00C10D47" w:rsidP="00AC553A">
      <w:r w:rsidRPr="001E6CB9">
        <w:t xml:space="preserve">A large number of studies have investigated language users’ tendency to repeat the syntactic structures that they have recently experienced. This </w:t>
      </w:r>
      <w:r w:rsidR="00246F2A">
        <w:t>behavior</w:t>
      </w:r>
      <w:r w:rsidR="00246F2A" w:rsidRPr="001E6CB9">
        <w:t xml:space="preserve"> </w:t>
      </w:r>
      <w:r w:rsidRPr="001E6CB9">
        <w:t>has been described as</w:t>
      </w:r>
      <w:r w:rsidRPr="001E6CB9">
        <w:rPr>
          <w:i/>
          <w:iCs/>
        </w:rPr>
        <w:t xml:space="preserve"> syntactic priming </w:t>
      </w:r>
      <w:r w:rsidRPr="001E6CB9">
        <w:t xml:space="preserve">and it is widespread in language </w:t>
      </w:r>
      <w:r w:rsidR="00C271B6" w:rsidRPr="001E6CB9">
        <w:t>production and comprehension</w:t>
      </w:r>
      <w:r w:rsidRPr="001E6CB9">
        <w:t>. Syntactic priming has been shown to occur in the spoken (</w:t>
      </w:r>
      <w:r w:rsidR="00C271B6" w:rsidRPr="001E6CB9">
        <w:t xml:space="preserve">e.g., </w:t>
      </w:r>
      <w:r w:rsidRPr="001E6CB9">
        <w:t>Bock, 1986), written (</w:t>
      </w:r>
      <w:r w:rsidR="00C271B6" w:rsidRPr="001E6CB9">
        <w:t xml:space="preserve">e.g., </w:t>
      </w:r>
      <w:r w:rsidRPr="001E6CB9">
        <w:t>Pickering &amp; Branigan,1998), and signed modalities (</w:t>
      </w:r>
      <w:r w:rsidR="00C271B6" w:rsidRPr="001E6CB9">
        <w:t xml:space="preserve">e.g., </w:t>
      </w:r>
      <w:r w:rsidRPr="001E6CB9">
        <w:t xml:space="preserve">Hall, Ferreira, &amp; Mayberry, 2015); it has been shown to occur in </w:t>
      </w:r>
      <w:r w:rsidR="00C271B6" w:rsidRPr="001E6CB9">
        <w:t xml:space="preserve">both </w:t>
      </w:r>
      <w:r w:rsidRPr="001E6CB9">
        <w:t>comprehension (</w:t>
      </w:r>
      <w:r w:rsidR="00C271B6" w:rsidRPr="001E6CB9">
        <w:t xml:space="preserve">e.g., </w:t>
      </w:r>
      <w:proofErr w:type="spellStart"/>
      <w:r w:rsidRPr="001E6CB9">
        <w:t>Thothathiri</w:t>
      </w:r>
      <w:proofErr w:type="spellEnd"/>
      <w:r w:rsidRPr="001E6CB9">
        <w:t xml:space="preserve"> &amp; </w:t>
      </w:r>
      <w:proofErr w:type="spellStart"/>
      <w:r w:rsidRPr="001E6CB9">
        <w:t>Snedeker</w:t>
      </w:r>
      <w:proofErr w:type="spellEnd"/>
      <w:r w:rsidRPr="001E6CB9">
        <w:t>, 2008) and production (</w:t>
      </w:r>
      <w:r w:rsidR="00C271B6" w:rsidRPr="001E6CB9">
        <w:t xml:space="preserve">e.g., </w:t>
      </w:r>
      <w:r w:rsidRPr="001E6CB9">
        <w:t xml:space="preserve">Bock, 1986), and between the two (Bock, Dell, Chang, &amp; </w:t>
      </w:r>
      <w:proofErr w:type="spellStart"/>
      <w:r w:rsidRPr="001E6CB9">
        <w:t>Onishi</w:t>
      </w:r>
      <w:proofErr w:type="spellEnd"/>
      <w:r w:rsidRPr="001E6CB9">
        <w:t xml:space="preserve">, 2007; </w:t>
      </w:r>
      <w:proofErr w:type="spellStart"/>
      <w:r w:rsidRPr="001E6CB9">
        <w:t>Branigan</w:t>
      </w:r>
      <w:proofErr w:type="spellEnd"/>
      <w:r w:rsidRPr="001E6CB9">
        <w:t xml:space="preserve">, Pickering, &amp; Cleland, 2000; </w:t>
      </w:r>
      <w:r w:rsidR="00177BC0" w:rsidRPr="001E6CB9">
        <w:t xml:space="preserve">Ferreira, </w:t>
      </w:r>
      <w:proofErr w:type="spellStart"/>
      <w:r w:rsidR="008A7DDA" w:rsidRPr="001E6CB9">
        <w:t>Kleinman</w:t>
      </w:r>
      <w:proofErr w:type="spellEnd"/>
      <w:r w:rsidR="008A7DDA" w:rsidRPr="001E6CB9">
        <w:t xml:space="preserve">, </w:t>
      </w:r>
      <w:proofErr w:type="spellStart"/>
      <w:r w:rsidR="008A7DDA" w:rsidRPr="001E6CB9">
        <w:t>Kraljic</w:t>
      </w:r>
      <w:proofErr w:type="spellEnd"/>
      <w:r w:rsidR="008A7DDA" w:rsidRPr="001E6CB9">
        <w:t>, &amp; Siu, 20</w:t>
      </w:r>
      <w:r w:rsidR="00177BC0" w:rsidRPr="001E6CB9">
        <w:t xml:space="preserve">12; </w:t>
      </w:r>
      <w:r w:rsidRPr="001E6CB9">
        <w:t>Potter &amp; Lombardi, 1998)</w:t>
      </w:r>
      <w:r w:rsidR="00C271B6" w:rsidRPr="001E6CB9">
        <w:t>. P</w:t>
      </w:r>
      <w:r w:rsidRPr="001E6CB9">
        <w:t>eople even repeat syntactic structures between different languages (</w:t>
      </w:r>
      <w:proofErr w:type="spellStart"/>
      <w:r w:rsidRPr="001E6CB9">
        <w:t>Hartsuiker</w:t>
      </w:r>
      <w:proofErr w:type="spellEnd"/>
      <w:r w:rsidRPr="001E6CB9">
        <w:t xml:space="preserve">, Pickering, &amp; </w:t>
      </w:r>
      <w:proofErr w:type="spellStart"/>
      <w:r w:rsidRPr="001E6CB9">
        <w:t>Veltkamp</w:t>
      </w:r>
      <w:proofErr w:type="spellEnd"/>
      <w:r w:rsidRPr="001E6CB9">
        <w:t>, 2004). Syntactic priming has been shown to persist after numerous intervening trials (Bock &amp; Griffin, 2000), and for periods of up to a week (</w:t>
      </w:r>
      <w:proofErr w:type="spellStart"/>
      <w:r w:rsidRPr="001E6CB9">
        <w:t>Kaschak</w:t>
      </w:r>
      <w:proofErr w:type="spellEnd"/>
      <w:r w:rsidRPr="001E6CB9">
        <w:t xml:space="preserve">, </w:t>
      </w:r>
      <w:proofErr w:type="spellStart"/>
      <w:r w:rsidRPr="001E6CB9">
        <w:t>Kutta</w:t>
      </w:r>
      <w:proofErr w:type="spellEnd"/>
      <w:r w:rsidRPr="001E6CB9">
        <w:t xml:space="preserve">, &amp; </w:t>
      </w:r>
      <w:proofErr w:type="spellStart"/>
      <w:r w:rsidRPr="001E6CB9">
        <w:t>Schatschneider</w:t>
      </w:r>
      <w:proofErr w:type="spellEnd"/>
      <w:r w:rsidRPr="001E6CB9">
        <w:t xml:space="preserve">, 2010). Crucially, syntactic priming </w:t>
      </w:r>
      <w:r w:rsidR="00A74732" w:rsidRPr="001E6CB9">
        <w:t>may be observed</w:t>
      </w:r>
      <w:r w:rsidRPr="001E6CB9">
        <w:t xml:space="preserve"> for any subsequent utterance that permits the repeated structure, regardless of differences in the phonological (Bock &amp; </w:t>
      </w:r>
      <w:proofErr w:type="spellStart"/>
      <w:r w:rsidRPr="001E6CB9">
        <w:t>Loebell</w:t>
      </w:r>
      <w:proofErr w:type="spellEnd"/>
      <w:r w:rsidRPr="001E6CB9">
        <w:t xml:space="preserve">, 1989), lexical (Bock, 1986, 1989) or semantic (Bock, 1986; Bock &amp; </w:t>
      </w:r>
      <w:proofErr w:type="spellStart"/>
      <w:r w:rsidRPr="001E6CB9">
        <w:t>Loebell</w:t>
      </w:r>
      <w:proofErr w:type="spellEnd"/>
      <w:r w:rsidRPr="001E6CB9">
        <w:t xml:space="preserve">, 1989) content between the new </w:t>
      </w:r>
      <w:r w:rsidRPr="001E6CB9">
        <w:lastRenderedPageBreak/>
        <w:t>sentence and the sentence whose syntax is repeated.  Furthermore, syntactic priming does not appear to depend on explicit memory, and indeed, it has been demonstrated in patients who have anterograde amnesia</w:t>
      </w:r>
      <w:r w:rsidR="00C271B6" w:rsidRPr="001E6CB9">
        <w:t xml:space="preserve"> –</w:t>
      </w:r>
      <w:r w:rsidRPr="001E6CB9">
        <w:t xml:space="preserve"> although these patients have significantly compromised memory for the content of sentences, they nonetheless show robust syntactic priming (Ferreira, </w:t>
      </w:r>
      <w:r w:rsidRPr="001E6CB9">
        <w:rPr>
          <w:shd w:val="clear" w:color="auto" w:fill="FFFFFF"/>
        </w:rPr>
        <w:t>Bock, Wilson, and Cohen</w:t>
      </w:r>
      <w:r w:rsidRPr="001E6CB9">
        <w:t>, 2008).</w:t>
      </w:r>
    </w:p>
    <w:p w14:paraId="41C7A025" w14:textId="6F4E2FF2" w:rsidR="00C10D47" w:rsidRPr="001E6CB9" w:rsidRDefault="00903932" w:rsidP="00C10D47">
      <w:r>
        <w:t xml:space="preserve">Although mechanistic (e.g., Pickering &amp; </w:t>
      </w:r>
      <w:proofErr w:type="spellStart"/>
      <w:r>
        <w:t>Branigan</w:t>
      </w:r>
      <w:proofErr w:type="spellEnd"/>
      <w:r>
        <w:t xml:space="preserve">, 1998) and functional (e.g., Pickering &amp; </w:t>
      </w:r>
      <w:proofErr w:type="spellStart"/>
      <w:r>
        <w:t>Garrod</w:t>
      </w:r>
      <w:proofErr w:type="spellEnd"/>
      <w:r>
        <w:t>, 2004) explanations for syntactic priming have been proposed</w:t>
      </w:r>
      <w:r w:rsidR="00C10D47" w:rsidRPr="001E6CB9">
        <w:t>, in one prominent account that is especially relevant to the current research, Chang, Dell, and Bock (2006) present a connectionist model that explains syntactic priming as</w:t>
      </w:r>
      <w:r w:rsidR="00C271B6" w:rsidRPr="001E6CB9">
        <w:t xml:space="preserve"> </w:t>
      </w:r>
      <w:r w:rsidR="00C10D47" w:rsidRPr="001E6CB9">
        <w:t xml:space="preserve">an artifact of the language-learning process. Specifically, the model initially learns the grammar of the language it is presented with by trying to predict upcoming words in sentences. When making these predictions, the model has access to a representation of the event meaning and the event roles played by particular constituents in the sentence. When its predictions are incorrect, the model updates its parameters to increase the accuracy of its predictions in the future. Thus, functionally, the system learns how to order event roles into grammatically interpretable sequences that are similar to the grammatical sequences that it encounters in its input language. (Note that the sequencing system only has access to the roles played by particular constituents of the sentence. </w:t>
      </w:r>
      <w:r w:rsidR="00DA43AB" w:rsidRPr="001E6CB9">
        <w:t>As a consequence</w:t>
      </w:r>
      <w:r w:rsidR="00C10D47" w:rsidRPr="001E6CB9">
        <w:t xml:space="preserve">, the actual content of those event roles is not relevant to the prediction or learning of grammatical knowledge in the model.) </w:t>
      </w:r>
    </w:p>
    <w:p w14:paraId="22577805" w14:textId="6A155053" w:rsidR="00C10D47" w:rsidRPr="001E6CB9" w:rsidRDefault="00C10D47" w:rsidP="00C10D47">
      <w:r w:rsidRPr="001E6CB9">
        <w:t>One crucial aspect of this model is that its syntactic learning mechanism continues to operate even after it has acquired a mature language system. In both the initial acquisition process and in the mature system, the learning mechanism continu</w:t>
      </w:r>
      <w:r w:rsidR="00A74732" w:rsidRPr="001E6CB9">
        <w:t>ously</w:t>
      </w:r>
      <w:r w:rsidRPr="001E6CB9">
        <w:t xml:space="preserve"> </w:t>
      </w:r>
      <w:r w:rsidR="002757A7" w:rsidRPr="001E6CB9">
        <w:t>recalibrates</w:t>
      </w:r>
      <w:r w:rsidRPr="001E6CB9">
        <w:t xml:space="preserve"> the model’s language (predicted and produced) </w:t>
      </w:r>
      <w:r w:rsidR="00A74732" w:rsidRPr="001E6CB9">
        <w:t xml:space="preserve">to be </w:t>
      </w:r>
      <w:r w:rsidRPr="001E6CB9">
        <w:t xml:space="preserve">more like its input. Functionally, this leads the model to </w:t>
      </w:r>
      <w:r w:rsidRPr="001E6CB9">
        <w:lastRenderedPageBreak/>
        <w:t>repeat recently encountered syntactic structures, which allows it to account for the range of syntactic priming effects that have been observed in the literature.</w:t>
      </w:r>
    </w:p>
    <w:p w14:paraId="10A423B9" w14:textId="1757C92F" w:rsidR="00C10D47" w:rsidRPr="001E6CB9" w:rsidRDefault="00C10D47" w:rsidP="00C10D47">
      <w:r w:rsidRPr="001E6CB9">
        <w:t>Interestingly, the continued learning (or perhaps more precisely, the tuning) of the mappings between event roles and grammatical sequences in the model can</w:t>
      </w:r>
      <w:r w:rsidR="008A2CB3" w:rsidRPr="001E6CB9">
        <w:t xml:space="preserve"> explain</w:t>
      </w:r>
      <w:r w:rsidRPr="001E6CB9">
        <w:t xml:space="preserve"> not only the range of syntactic priming effects in the literature, </w:t>
      </w:r>
      <w:r w:rsidR="00C15BCC" w:rsidRPr="001E6CB9">
        <w:t xml:space="preserve">but </w:t>
      </w:r>
      <w:r w:rsidRPr="001E6CB9">
        <w:t xml:space="preserve">can serve a functional role as well. According to a number of theories, learning to use </w:t>
      </w:r>
      <w:r w:rsidR="00835C2B">
        <w:t xml:space="preserve">the same distribution of </w:t>
      </w:r>
      <w:r w:rsidRPr="001E6CB9">
        <w:t>linguistic forms as one’s linguistic community (and one’s conversational partner in particular) leads to enhanced communicative efficiency (</w:t>
      </w:r>
      <w:r w:rsidR="00835C2B" w:rsidRPr="001E6CB9">
        <w:t xml:space="preserve">Fine &amp; Jaeger, 2013; </w:t>
      </w:r>
      <w:r w:rsidRPr="001E6CB9">
        <w:t>Jaeger &amp; Snider, 2013</w:t>
      </w:r>
      <w:r w:rsidR="00835C2B">
        <w:t>;</w:t>
      </w:r>
      <w:r w:rsidRPr="001E6CB9">
        <w:t xml:space="preserve"> Pickering &amp; </w:t>
      </w:r>
      <w:proofErr w:type="spellStart"/>
      <w:r w:rsidRPr="001E6CB9">
        <w:t>Garrod</w:t>
      </w:r>
      <w:proofErr w:type="spellEnd"/>
      <w:r w:rsidRPr="001E6CB9">
        <w:t xml:space="preserve">, 2004). </w:t>
      </w:r>
      <w:r w:rsidR="00FD5665">
        <w:t>For example, when a language user relocates to a new linguistic community</w:t>
      </w:r>
      <w:r w:rsidR="00F746B2">
        <w:t>,</w:t>
      </w:r>
      <w:r w:rsidR="00FD5665">
        <w:t xml:space="preserve"> </w:t>
      </w:r>
      <w:r w:rsidR="00923271">
        <w:t>she or he</w:t>
      </w:r>
      <w:r w:rsidR="00FD5665">
        <w:t xml:space="preserve"> m</w:t>
      </w:r>
      <w:r w:rsidR="00F746B2">
        <w:t xml:space="preserve">ay be relatively less efficient at </w:t>
      </w:r>
      <w:r w:rsidR="00FD5665">
        <w:t>understand</w:t>
      </w:r>
      <w:r w:rsidR="00F746B2">
        <w:t>ing</w:t>
      </w:r>
      <w:r w:rsidR="00FD5665">
        <w:t xml:space="preserve"> (and be</w:t>
      </w:r>
      <w:r w:rsidR="00F746B2">
        <w:t>ing</w:t>
      </w:r>
      <w:r w:rsidR="00FD5665">
        <w:t xml:space="preserve"> understood by) speakers of the local dialect because </w:t>
      </w:r>
      <w:r w:rsidR="00923271">
        <w:t>his or her</w:t>
      </w:r>
      <w:r w:rsidR="00FD5665">
        <w:t xml:space="preserve"> speech would exhibit different distributions of grammatical forms. However, over time, if</w:t>
      </w:r>
      <w:r w:rsidR="008D32F5">
        <w:t xml:space="preserve"> the</w:t>
      </w:r>
      <w:r w:rsidR="002206E9">
        <w:t xml:space="preserve"> new speaker</w:t>
      </w:r>
      <w:r w:rsidR="008D32F5">
        <w:t xml:space="preserve"> </w:t>
      </w:r>
      <w:r w:rsidR="00FD5665">
        <w:t>recalibrate</w:t>
      </w:r>
      <w:r w:rsidR="002206E9">
        <w:t>s</w:t>
      </w:r>
      <w:r w:rsidR="00FD5665">
        <w:t xml:space="preserve"> </w:t>
      </w:r>
      <w:r w:rsidR="00CA2948">
        <w:t xml:space="preserve">his or her </w:t>
      </w:r>
      <w:r w:rsidR="004937D0">
        <w:t>linguistic knowledge</w:t>
      </w:r>
      <w:r w:rsidR="00FD5665">
        <w:t xml:space="preserve"> to align with the community</w:t>
      </w:r>
      <w:r w:rsidR="004937D0">
        <w:t xml:space="preserve">, </w:t>
      </w:r>
      <w:r w:rsidR="00CA2948">
        <w:t xml:space="preserve">she or he </w:t>
      </w:r>
      <w:r w:rsidR="00F746B2">
        <w:t>will</w:t>
      </w:r>
      <w:r w:rsidR="004937D0">
        <w:t xml:space="preserve"> expect (and produce) the same distribution of gram</w:t>
      </w:r>
      <w:r w:rsidR="008D32F5">
        <w:t xml:space="preserve">matical forms as </w:t>
      </w:r>
      <w:r w:rsidR="00CA2948">
        <w:t xml:space="preserve">his or her </w:t>
      </w:r>
      <w:r w:rsidR="008D32F5">
        <w:t>new interlocutors</w:t>
      </w:r>
      <w:r w:rsidR="004937D0">
        <w:t xml:space="preserve">, thus </w:t>
      </w:r>
      <w:r w:rsidR="00F746B2">
        <w:t>becoming more</w:t>
      </w:r>
      <w:r w:rsidR="004937D0">
        <w:t xml:space="preserve"> efficient.</w:t>
      </w:r>
    </w:p>
    <w:p w14:paraId="03FB23C3" w14:textId="1B93A24E" w:rsidR="00C10D47" w:rsidRPr="001E6CB9" w:rsidRDefault="00C10D47" w:rsidP="00C10D47">
      <w:commentRangeStart w:id="15"/>
      <w:r w:rsidRPr="001E6CB9">
        <w:t xml:space="preserve">In sum, syntactic priming studies have shown that language users tend to repeat the mapping of particular sets of event roles onto particular syntactic structures. This has been argued to </w:t>
      </w:r>
      <w:r w:rsidR="00923271">
        <w:t>reflect</w:t>
      </w:r>
      <w:r w:rsidRPr="001E6CB9">
        <w:t xml:space="preserve"> an underlying learning process that continually recalibrates language users’ knowledge of the conventions that map sets of event roles onto grammatical functions. </w:t>
      </w:r>
      <w:commentRangeEnd w:id="15"/>
      <w:r w:rsidR="00483A5D">
        <w:rPr>
          <w:rStyle w:val="CommentReference"/>
        </w:rPr>
        <w:commentReference w:id="15"/>
      </w:r>
      <w:r w:rsidRPr="001E6CB9">
        <w:t>In the present study</w:t>
      </w:r>
      <w:r w:rsidR="00DA43AB" w:rsidRPr="001E6CB9">
        <w:t>,</w:t>
      </w:r>
      <w:r w:rsidRPr="001E6CB9">
        <w:t xml:space="preserve"> we aim to discover whether there is an analogous effect for a different form of syntactic knowledge, specifically, the recalibration of the </w:t>
      </w:r>
      <w:r w:rsidR="00B524CB">
        <w:t>associations</w:t>
      </w:r>
      <w:r w:rsidR="00B524CB" w:rsidRPr="001E6CB9">
        <w:t xml:space="preserve"> </w:t>
      </w:r>
      <w:r w:rsidRPr="001E6CB9">
        <w:t xml:space="preserve">that map </w:t>
      </w:r>
      <w:r w:rsidR="002757A7" w:rsidRPr="001E6CB9">
        <w:t xml:space="preserve">the </w:t>
      </w:r>
      <w:r w:rsidR="00923271">
        <w:t>content</w:t>
      </w:r>
      <w:r w:rsidR="002757A7" w:rsidRPr="001E6CB9">
        <w:rPr>
          <w:iCs/>
        </w:rPr>
        <w:t xml:space="preserve"> of events</w:t>
      </w:r>
      <w:r w:rsidRPr="001E6CB9">
        <w:t xml:space="preserve"> onto particular syntactic structures.</w:t>
      </w:r>
    </w:p>
    <w:p w14:paraId="5497A21E" w14:textId="78EFAFBA" w:rsidR="00C10D47" w:rsidRPr="001E6CB9" w:rsidRDefault="00C10D47" w:rsidP="00C10D47">
      <w:pPr>
        <w:ind w:firstLine="0"/>
      </w:pPr>
      <w:r w:rsidRPr="001E6CB9">
        <w:rPr>
          <w:b/>
          <w:bCs/>
        </w:rPr>
        <w:t>Syntactic entrainment and the tuning of conventions that express emergent properties</w:t>
      </w:r>
    </w:p>
    <w:p w14:paraId="58332E2A" w14:textId="2321487B" w:rsidR="00C10D47" w:rsidRPr="001E6CB9" w:rsidRDefault="00C10D47" w:rsidP="00C10D47">
      <w:r w:rsidRPr="001E6CB9">
        <w:lastRenderedPageBreak/>
        <w:t xml:space="preserve">As noted, apart from expressing event roles, </w:t>
      </w:r>
      <w:r w:rsidR="00A34218">
        <w:t xml:space="preserve">it has been argued that </w:t>
      </w:r>
      <w:r w:rsidRPr="001E6CB9">
        <w:t xml:space="preserve">syntactic structures can also express </w:t>
      </w:r>
      <w:r w:rsidR="00923271">
        <w:t xml:space="preserve">aspects of event content </w:t>
      </w:r>
      <w:r w:rsidR="00786E88">
        <w:t>(</w:t>
      </w:r>
      <w:r w:rsidR="00923271">
        <w:t>termed here</w:t>
      </w:r>
      <w:r w:rsidR="00923271" w:rsidRPr="001E6CB9">
        <w:t xml:space="preserve"> </w:t>
      </w:r>
      <w:r w:rsidRPr="001E6CB9">
        <w:t>emergent properties</w:t>
      </w:r>
      <w:r w:rsidR="00786E88">
        <w:t>)</w:t>
      </w:r>
      <w:r w:rsidRPr="001E6CB9">
        <w:t xml:space="preserve"> that convey more holistic aspects of events. For instance, although both </w:t>
      </w:r>
      <w:r w:rsidR="00AB139E" w:rsidRPr="001E6CB9">
        <w:t xml:space="preserve">the </w:t>
      </w:r>
      <w:r w:rsidRPr="001E6CB9">
        <w:t xml:space="preserve">double-object </w:t>
      </w:r>
      <w:r w:rsidR="00AB139E" w:rsidRPr="001E6CB9">
        <w:t xml:space="preserve">dative </w:t>
      </w:r>
      <w:r w:rsidRPr="001E6CB9">
        <w:t>and prepositional dative syntactic structures express the same event roles (</w:t>
      </w:r>
      <w:r w:rsidR="00786E88">
        <w:t>a</w:t>
      </w:r>
      <w:r w:rsidR="00425FD1">
        <w:t>n</w:t>
      </w:r>
      <w:r w:rsidR="00786E88">
        <w:t xml:space="preserve"> </w:t>
      </w:r>
      <w:r w:rsidR="00425FD1">
        <w:t>agent</w:t>
      </w:r>
      <w:r w:rsidR="00786E88">
        <w:t>, a theme, and a goal</w:t>
      </w:r>
      <w:r w:rsidRPr="001E6CB9">
        <w:t xml:space="preserve">), they </w:t>
      </w:r>
      <w:ins w:id="16" w:author="Victor Ferreira" w:date="2018-04-17T10:29:00Z">
        <w:r w:rsidR="00AC553A">
          <w:t xml:space="preserve">have </w:t>
        </w:r>
      </w:ins>
      <w:r w:rsidRPr="001E6CB9">
        <w:t xml:space="preserve">also </w:t>
      </w:r>
      <w:ins w:id="17" w:author="Victor Ferreira" w:date="2018-04-17T10:29:00Z">
        <w:r w:rsidR="00AC553A">
          <w:t xml:space="preserve">been argued to </w:t>
        </w:r>
      </w:ins>
      <w:r w:rsidRPr="001E6CB9">
        <w:t>express subtly different meanings. Specifically, the double-object structure</w:t>
      </w:r>
      <w:r w:rsidR="00DA43AB" w:rsidRPr="001E6CB9">
        <w:t xml:space="preserve"> </w:t>
      </w:r>
      <w:r w:rsidR="00FA2D3D" w:rsidRPr="001E6CB9">
        <w:t>conveys the meaning</w:t>
      </w:r>
      <w:r w:rsidRPr="001E6CB9">
        <w:t xml:space="preserve"> that the transfer event resulted in a change of possession, whereas the prepositional dative expresses only that the event resulted in the transfer to a location</w:t>
      </w:r>
      <w:r w:rsidR="00786E88">
        <w:t xml:space="preserve"> or recipient (Goldberg</w:t>
      </w:r>
      <w:r w:rsidR="00425FD1">
        <w:t>, 1995</w:t>
      </w:r>
      <w:r w:rsidR="00786E88">
        <w:t>)</w:t>
      </w:r>
      <w:r w:rsidRPr="001E6CB9">
        <w:t xml:space="preserve">. </w:t>
      </w:r>
      <w:r w:rsidR="00786E88">
        <w:t>As</w:t>
      </w:r>
      <w:r w:rsidR="00786E88" w:rsidRPr="001E6CB9">
        <w:t xml:space="preserve"> </w:t>
      </w:r>
      <w:r w:rsidRPr="001E6CB9">
        <w:t>the expression of such emergent properties of events through the use of particular syntactic structures is a conventional</w:t>
      </w:r>
      <w:r w:rsidR="006A405E">
        <w:t>ized</w:t>
      </w:r>
      <w:r w:rsidRPr="001E6CB9">
        <w:t xml:space="preserve"> aspect of language, the mappings that underlie </w:t>
      </w:r>
      <w:r w:rsidR="006A405E">
        <w:t xml:space="preserve">them must be </w:t>
      </w:r>
      <w:r w:rsidRPr="001E6CB9">
        <w:t>learned</w:t>
      </w:r>
      <w:r w:rsidR="006A405E">
        <w:t xml:space="preserve"> on a community-wide </w:t>
      </w:r>
      <w:r w:rsidR="00425FD1">
        <w:t>basis</w:t>
      </w:r>
      <w:r w:rsidRPr="001E6CB9">
        <w:t>.</w:t>
      </w:r>
      <w:r w:rsidR="006A405E">
        <w:t xml:space="preserve"> A</w:t>
      </w:r>
      <w:r w:rsidRPr="001E6CB9">
        <w:t>s with syntactic priming, the process by which language users learn (and potentially recalibrate) their knowledge of the</w:t>
      </w:r>
      <w:r w:rsidR="00DA43AB" w:rsidRPr="001E6CB9">
        <w:t>se</w:t>
      </w:r>
      <w:r w:rsidRPr="001E6CB9">
        <w:t xml:space="preserve"> </w:t>
      </w:r>
      <w:r w:rsidRPr="001E6CB9">
        <w:rPr>
          <w:iCs/>
        </w:rPr>
        <w:t>emergent event properties</w:t>
      </w:r>
      <w:r w:rsidRPr="001E6CB9">
        <w:t xml:space="preserve"> could serve a functional role in linguistic communication. Specifically, the extent to which the members of a linguistic community are able to maintain similar conventions </w:t>
      </w:r>
      <w:r w:rsidR="00DA43AB" w:rsidRPr="001E6CB9">
        <w:t xml:space="preserve">that </w:t>
      </w:r>
      <w:r w:rsidRPr="001E6CB9">
        <w:t>govern the mapping of event content (i.e., emergent properties) onto syntactic structures</w:t>
      </w:r>
      <w:r w:rsidR="00DA43AB" w:rsidRPr="001E6CB9">
        <w:t xml:space="preserve"> </w:t>
      </w:r>
      <w:r w:rsidRPr="001E6CB9">
        <w:t xml:space="preserve">could serve to enhance communicative efficiency within the linguistic community and (specifically) between conversational partners. </w:t>
      </w:r>
      <w:r w:rsidR="00DA43AB" w:rsidRPr="001E6CB9">
        <w:t>Above, we describe</w:t>
      </w:r>
      <w:r w:rsidRPr="001E6CB9">
        <w:t>d</w:t>
      </w:r>
      <w:r w:rsidR="00DA43AB" w:rsidRPr="001E6CB9">
        <w:t xml:space="preserve"> accounts</w:t>
      </w:r>
      <w:r w:rsidRPr="001E6CB9">
        <w:t xml:space="preserve"> that </w:t>
      </w:r>
      <w:r w:rsidR="00DA43AB" w:rsidRPr="001E6CB9">
        <w:t xml:space="preserve">view </w:t>
      </w:r>
      <w:r w:rsidRPr="001E6CB9">
        <w:t xml:space="preserve">syntactic priming </w:t>
      </w:r>
      <w:r w:rsidR="00DA43AB" w:rsidRPr="001E6CB9">
        <w:t xml:space="preserve">as </w:t>
      </w:r>
      <w:r w:rsidRPr="001E6CB9">
        <w:t xml:space="preserve">a </w:t>
      </w:r>
      <w:r w:rsidR="00FA2D3D" w:rsidRPr="001E6CB9">
        <w:t>recalibration</w:t>
      </w:r>
      <w:r w:rsidR="00DA43AB" w:rsidRPr="001E6CB9">
        <w:t xml:space="preserve"> </w:t>
      </w:r>
      <w:r w:rsidR="00FA2D3D" w:rsidRPr="001E6CB9">
        <w:t xml:space="preserve">of </w:t>
      </w:r>
      <w:r w:rsidR="00DA43AB" w:rsidRPr="001E6CB9">
        <w:t xml:space="preserve">the </w:t>
      </w:r>
      <w:r w:rsidRPr="001E6CB9">
        <w:t>mapping</w:t>
      </w:r>
      <w:r w:rsidR="00BE0952">
        <w:t>s</w:t>
      </w:r>
      <w:r w:rsidRPr="001E6CB9">
        <w:t xml:space="preserve"> </w:t>
      </w:r>
      <w:r w:rsidR="00DA43AB" w:rsidRPr="001E6CB9">
        <w:t xml:space="preserve">of </w:t>
      </w:r>
      <w:r w:rsidRPr="001E6CB9">
        <w:t xml:space="preserve">event roles onto </w:t>
      </w:r>
      <w:r w:rsidR="006A405E">
        <w:t>syntactic structures</w:t>
      </w:r>
      <w:r w:rsidRPr="001E6CB9">
        <w:t xml:space="preserve">. </w:t>
      </w:r>
      <w:r w:rsidR="0022231D" w:rsidRPr="001E6CB9">
        <w:t>Accordingly,</w:t>
      </w:r>
      <w:r w:rsidRPr="001E6CB9">
        <w:t xml:space="preserve"> we might expect a similar </w:t>
      </w:r>
      <w:r w:rsidR="00FA2D3D" w:rsidRPr="001E6CB9">
        <w:t>recalibration</w:t>
      </w:r>
      <w:r w:rsidRPr="001E6CB9">
        <w:t xml:space="preserve"> of </w:t>
      </w:r>
      <w:r w:rsidR="0022231D" w:rsidRPr="001E6CB9">
        <w:t>the mapping</w:t>
      </w:r>
      <w:r w:rsidR="00BE0952">
        <w:t>s</w:t>
      </w:r>
      <w:r w:rsidRPr="001E6CB9">
        <w:t xml:space="preserve"> of emergent event properties</w:t>
      </w:r>
      <w:r w:rsidR="0022231D" w:rsidRPr="001E6CB9">
        <w:t xml:space="preserve"> onto syntactic structures</w:t>
      </w:r>
      <w:r w:rsidRPr="001E6CB9">
        <w:t>.</w:t>
      </w:r>
    </w:p>
    <w:p w14:paraId="3E7EF639" w14:textId="10AD11DB" w:rsidR="00C10D47" w:rsidRPr="001E6CB9" w:rsidRDefault="00C10D47" w:rsidP="00C10D47">
      <w:r w:rsidRPr="001E6CB9">
        <w:t xml:space="preserve">Consider again syntactic priming. Language users </w:t>
      </w:r>
      <w:r w:rsidR="00DA43AB" w:rsidRPr="001E6CB9">
        <w:t>know</w:t>
      </w:r>
      <w:r w:rsidRPr="001E6CB9">
        <w:t xml:space="preserve"> that certain sets of event roles can be expressed by certain grammatical </w:t>
      </w:r>
      <w:r w:rsidR="008248A0" w:rsidRPr="001E6CB9">
        <w:t>structures</w:t>
      </w:r>
      <w:r w:rsidRPr="001E6CB9">
        <w:t>. In</w:t>
      </w:r>
      <w:r w:rsidR="008A24E9">
        <w:t xml:space="preserve"> (relatively) fixed word-order</w:t>
      </w:r>
      <w:r w:rsidRPr="001E6CB9">
        <w:t xml:space="preserve"> languages like English, grammatical functions – and the event roles they express – are conveyed through the sequences of words in sentences. According to Chang, Dell, and Bock (2006), syntactic </w:t>
      </w:r>
      <w:r w:rsidRPr="001E6CB9">
        <w:lastRenderedPageBreak/>
        <w:t>priming reflects the operation of a mechanism that learns the mappings between event roles and grammatical sequences: If a language user hears or produces a set of event roles (irrespective of their content) through a particular grammatical sequence, then subsequently</w:t>
      </w:r>
      <w:r w:rsidR="00DA43AB" w:rsidRPr="001E6CB9">
        <w:t>,</w:t>
      </w:r>
      <w:r w:rsidRPr="001E6CB9">
        <w:t xml:space="preserve"> when the language user wants to express those same event roles again, </w:t>
      </w:r>
      <w:r w:rsidR="00DA43AB" w:rsidRPr="001E6CB9">
        <w:t>she or he is</w:t>
      </w:r>
      <w:r w:rsidRPr="001E6CB9">
        <w:t xml:space="preserve"> more likely to use that same grammatical sequence.</w:t>
      </w:r>
    </w:p>
    <w:p w14:paraId="27B8B0F1" w14:textId="06AED7D0" w:rsidR="00C10D47" w:rsidRPr="001E6CB9" w:rsidRDefault="00C10D47" w:rsidP="00C10D47">
      <w:r w:rsidRPr="001E6CB9">
        <w:t xml:space="preserve">Crucially, syntactic priming effects are independent of the specific </w:t>
      </w:r>
      <w:r w:rsidR="008248A0" w:rsidRPr="001E6CB9">
        <w:t xml:space="preserve">semantic </w:t>
      </w:r>
      <w:r w:rsidRPr="001E6CB9">
        <w:t xml:space="preserve">content of sentences. That is, syntactic priming reflects a change in the likelihood that some set of </w:t>
      </w:r>
      <w:r w:rsidRPr="001E6CB9">
        <w:rPr>
          <w:i/>
          <w:iCs/>
        </w:rPr>
        <w:t>abstract</w:t>
      </w:r>
      <w:r w:rsidRPr="001E6CB9">
        <w:t xml:space="preserve"> event roles (i.e., irrespective of their content) will be mapped onto particular syntactic structures. Thus, in order to explain how syntactic structures come to conventionally express particular </w:t>
      </w:r>
      <w:r w:rsidR="00C3642E">
        <w:t>aspects of event</w:t>
      </w:r>
      <w:r w:rsidR="00F2448B">
        <w:t xml:space="preserve"> </w:t>
      </w:r>
      <w:r w:rsidRPr="001E6CB9">
        <w:t xml:space="preserve">content, or emergent properties of events, a repetition </w:t>
      </w:r>
      <w:r w:rsidR="00C3642E">
        <w:t xml:space="preserve">that is </w:t>
      </w:r>
      <w:r w:rsidR="008A24E9">
        <w:t xml:space="preserve">different from syntactic priming </w:t>
      </w:r>
      <w:r w:rsidRPr="001E6CB9">
        <w:t xml:space="preserve">needs to be involved. Specifically, rather than a general repetition of syntactic structure contingent on a particular set of event roles, </w:t>
      </w:r>
      <w:r w:rsidR="007740C7">
        <w:t xml:space="preserve">speakers </w:t>
      </w:r>
      <w:del w:id="18" w:author="Nick Gruberg" w:date="2018-04-18T13:51:00Z">
        <w:r w:rsidR="007740C7" w:rsidDel="00483A5D">
          <w:delText xml:space="preserve">should </w:delText>
        </w:r>
      </w:del>
      <w:ins w:id="19" w:author="Nick Gruberg" w:date="2018-04-18T13:51:00Z">
        <w:r w:rsidR="00483A5D">
          <w:t xml:space="preserve">could </w:t>
        </w:r>
      </w:ins>
      <w:r w:rsidR="007740C7">
        <w:t xml:space="preserve">repeat </w:t>
      </w:r>
      <w:r w:rsidRPr="001E6CB9">
        <w:t>syntactic structure</w:t>
      </w:r>
      <w:r w:rsidR="007740C7">
        <w:t>s</w:t>
      </w:r>
      <w:r w:rsidRPr="001E6CB9">
        <w:t xml:space="preserve"> </w:t>
      </w:r>
      <w:r w:rsidR="00F84101">
        <w:t>when describing</w:t>
      </w:r>
      <w:r w:rsidR="00F84101" w:rsidRPr="001E6CB9">
        <w:t xml:space="preserve"> </w:t>
      </w:r>
      <w:r w:rsidRPr="001E6CB9">
        <w:t>particular (emergent) event content.</w:t>
      </w:r>
    </w:p>
    <w:p w14:paraId="7368C4EC" w14:textId="4E02E147" w:rsidR="00C10D47" w:rsidRPr="001E6CB9" w:rsidRDefault="00C10D47" w:rsidP="009F523B">
      <w:r w:rsidRPr="001E6CB9">
        <w:t>The experiments reported below</w:t>
      </w:r>
      <w:r w:rsidR="00BB0487">
        <w:t xml:space="preserve"> provide evidence </w:t>
      </w:r>
      <w:r w:rsidR="00ED04EE">
        <w:t>to begin to address</w:t>
      </w:r>
      <w:r w:rsidRPr="001E6CB9">
        <w:t xml:space="preserve"> this </w:t>
      </w:r>
      <w:r w:rsidR="007740C7">
        <w:t>hypothesis</w:t>
      </w:r>
      <w:r w:rsidRPr="001E6CB9">
        <w:t xml:space="preserve">. In these experiments, subjects were told they were going to play a language game. </w:t>
      </w:r>
      <w:ins w:id="20" w:author="Nick Gruberg" w:date="2018-04-18T13:53:00Z">
        <w:r w:rsidR="00483A5D">
          <w:t>In this game, e</w:t>
        </w:r>
      </w:ins>
      <w:del w:id="21" w:author="Nick Gruberg" w:date="2018-04-18T13:53:00Z">
        <w:r w:rsidR="00BE0952" w:rsidDel="00483A5D">
          <w:delText>E</w:delText>
        </w:r>
      </w:del>
      <w:r w:rsidRPr="001E6CB9">
        <w:t xml:space="preserve">ach </w:t>
      </w:r>
      <w:del w:id="22" w:author="Nick Gruberg" w:date="2018-04-18T13:53:00Z">
        <w:r w:rsidRPr="001E6CB9" w:rsidDel="00483A5D">
          <w:delText xml:space="preserve">of </w:delText>
        </w:r>
        <w:commentRangeStart w:id="23"/>
        <w:r w:rsidRPr="001E6CB9" w:rsidDel="00483A5D">
          <w:delText>four</w:delText>
        </w:r>
      </w:del>
      <w:commentRangeEnd w:id="23"/>
      <w:r w:rsidR="009C7F59">
        <w:rPr>
          <w:rStyle w:val="CommentReference"/>
        </w:rPr>
        <w:commentReference w:id="23"/>
      </w:r>
      <w:del w:id="24" w:author="Nick Gruberg" w:date="2018-04-18T13:53:00Z">
        <w:r w:rsidRPr="001E6CB9" w:rsidDel="00483A5D">
          <w:delText xml:space="preserve"> </w:delText>
        </w:r>
      </w:del>
      <w:r w:rsidRPr="001E6CB9">
        <w:t>round</w:t>
      </w:r>
      <w:del w:id="25" w:author="Nick Gruberg" w:date="2018-04-18T13:53:00Z">
        <w:r w:rsidRPr="001E6CB9" w:rsidDel="00483A5D">
          <w:delText>s</w:delText>
        </w:r>
      </w:del>
      <w:r w:rsidR="00BE0952">
        <w:t xml:space="preserve"> proceeded through</w:t>
      </w:r>
      <w:r w:rsidRPr="001E6CB9">
        <w:t xml:space="preserve"> a prime block followed by a target block. In the prime block, experimental subjects heard </w:t>
      </w:r>
      <w:del w:id="26" w:author="Nick Gruberg" w:date="2018-04-18T14:05:00Z">
        <w:r w:rsidRPr="001E6CB9" w:rsidDel="009C7F59">
          <w:delText xml:space="preserve">an </w:delText>
        </w:r>
      </w:del>
      <w:r w:rsidRPr="001E6CB9">
        <w:t>experimenter</w:t>
      </w:r>
      <w:ins w:id="27" w:author="Nick Gruberg" w:date="2018-04-18T14:05:00Z">
        <w:r w:rsidR="009C7F59">
          <w:t>s</w:t>
        </w:r>
      </w:ins>
      <w:r w:rsidRPr="001E6CB9">
        <w:t xml:space="preserve"> describe twelve events (depicted as partially colored line drawings). </w:t>
      </w:r>
      <w:r w:rsidR="00A26646" w:rsidRPr="001E6CB9">
        <w:t xml:space="preserve">Each of the </w:t>
      </w:r>
      <w:r w:rsidRPr="001E6CB9">
        <w:t xml:space="preserve">twelve events could be described with two </w:t>
      </w:r>
      <w:r w:rsidR="00A26646" w:rsidRPr="001E6CB9">
        <w:t xml:space="preserve">opposing </w:t>
      </w:r>
      <w:r w:rsidRPr="001E6CB9">
        <w:t>syntactic structures</w:t>
      </w:r>
      <w:r w:rsidR="00B562E7">
        <w:t>;</w:t>
      </w:r>
      <w:r w:rsidR="00A26646" w:rsidRPr="001E6CB9">
        <w:t xml:space="preserve"> for example, a double object dative and a prepositional dative. W</w:t>
      </w:r>
      <w:r w:rsidRPr="001E6CB9">
        <w:t xml:space="preserve">ithin each block of prime trials, subjects heard an equal number of opposing structures (e.g., subjects heard two double object dative and two prepositional dative structures in each prime block). Next, in the target block, subjects described those same twelve events back to </w:t>
      </w:r>
      <w:del w:id="28" w:author="Nick Gruberg" w:date="2018-04-18T14:06:00Z">
        <w:r w:rsidRPr="001E6CB9" w:rsidDel="009C7F59">
          <w:delText xml:space="preserve">the </w:delText>
        </w:r>
      </w:del>
      <w:ins w:id="29" w:author="Nick Gruberg" w:date="2018-04-18T14:06:00Z">
        <w:r w:rsidR="009C7F59">
          <w:t>an</w:t>
        </w:r>
        <w:r w:rsidR="009C7F59" w:rsidRPr="001E6CB9">
          <w:t xml:space="preserve"> </w:t>
        </w:r>
      </w:ins>
      <w:r w:rsidRPr="001E6CB9">
        <w:t xml:space="preserve">experimenter. For example, in the prime block, a subject might hear a double-object dative like “the man is giving the doctor </w:t>
      </w:r>
      <w:r w:rsidRPr="001E6CB9">
        <w:lastRenderedPageBreak/>
        <w:t xml:space="preserve">a prescription,” used to describe a </w:t>
      </w:r>
      <w:r w:rsidR="00A26646" w:rsidRPr="001E6CB9">
        <w:t xml:space="preserve">particular </w:t>
      </w:r>
      <w:r w:rsidRPr="001E6CB9">
        <w:t>event</w:t>
      </w:r>
      <w:r w:rsidR="00740272">
        <w:t xml:space="preserve"> depiction</w:t>
      </w:r>
      <w:r w:rsidRPr="001E6CB9">
        <w:t xml:space="preserve">. Then during the target block, the subject was given the same </w:t>
      </w:r>
      <w:r w:rsidR="00740272">
        <w:t>event depiction</w:t>
      </w:r>
      <w:r w:rsidR="002749FD" w:rsidRPr="001E6CB9">
        <w:t xml:space="preserve"> </w:t>
      </w:r>
      <w:r w:rsidRPr="001E6CB9">
        <w:t>to describe back to the experimenter.</w:t>
      </w:r>
      <w:r w:rsidR="000A20C1">
        <w:t xml:space="preserve"> </w:t>
      </w:r>
      <w:r w:rsidR="006D268A">
        <w:t xml:space="preserve">If listeners map event content onto a particular syntactic structure after hearing that event described with </w:t>
      </w:r>
      <w:r w:rsidR="00754B08">
        <w:t>a double object dative</w:t>
      </w:r>
      <w:r w:rsidR="006D268A">
        <w:t xml:space="preserve"> structure once, then they should be more likely to reuse</w:t>
      </w:r>
      <w:r w:rsidR="00567675">
        <w:t xml:space="preserve"> a</w:t>
      </w:r>
      <w:r w:rsidR="006D268A">
        <w:t xml:space="preserve"> double-object dative structure (as compared to a prepositional dative) to describe th</w:t>
      </w:r>
      <w:r w:rsidR="00754B08">
        <w:t>e</w:t>
      </w:r>
      <w:r w:rsidR="006D268A">
        <w:t xml:space="preserve"> same </w:t>
      </w:r>
      <w:r w:rsidR="009F523B">
        <w:t>picture</w:t>
      </w:r>
      <w:r w:rsidR="006D268A">
        <w:t xml:space="preserve"> later on.</w:t>
      </w:r>
      <w:r w:rsidR="009F523B">
        <w:t xml:space="preserve"> </w:t>
      </w:r>
      <w:r w:rsidR="006D268A">
        <w:t>With this design, a</w:t>
      </w:r>
      <w:r w:rsidR="00764479">
        <w:t>n</w:t>
      </w:r>
      <w:r w:rsidR="006D268A">
        <w:t xml:space="preserve"> average of 12 (comprehended or produced) descriptions intervened between when a picture was heard described and when the subject described it back, and up to five of those descriptions could be opposite to the structure of the heard description.</w:t>
      </w:r>
    </w:p>
    <w:p w14:paraId="1557747E" w14:textId="6EE71E65" w:rsidR="00C10D47" w:rsidRPr="001E6CB9" w:rsidRDefault="00C10D47" w:rsidP="00C10D47">
      <w:r w:rsidRPr="001E6CB9">
        <w:t xml:space="preserve">We </w:t>
      </w:r>
      <w:r w:rsidR="00764479">
        <w:t>give</w:t>
      </w:r>
      <w:r w:rsidR="00764479" w:rsidRPr="001E6CB9">
        <w:t xml:space="preserve"> </w:t>
      </w:r>
      <w:r w:rsidR="00A26646" w:rsidRPr="001E6CB9">
        <w:t>this</w:t>
      </w:r>
      <w:r w:rsidRPr="001E6CB9">
        <w:t xml:space="preserve"> hypothetical effect</w:t>
      </w:r>
      <w:r w:rsidR="00764479">
        <w:t xml:space="preserve"> the descriptive label</w:t>
      </w:r>
      <w:r w:rsidRPr="001E6CB9">
        <w:t xml:space="preserve"> </w:t>
      </w:r>
      <w:r w:rsidRPr="001E6CB9">
        <w:rPr>
          <w:i/>
          <w:iCs/>
        </w:rPr>
        <w:t>syntactic entrainment</w:t>
      </w:r>
      <w:r w:rsidRPr="001E6CB9">
        <w:t xml:space="preserve">, as a specific form of entrainment in general. </w:t>
      </w:r>
      <w:r w:rsidR="00764479">
        <w:t xml:space="preserve">Generally, </w:t>
      </w:r>
      <w:r w:rsidR="00373188">
        <w:t xml:space="preserve">linguistic </w:t>
      </w:r>
      <w:r w:rsidR="00764479">
        <w:t>e</w:t>
      </w:r>
      <w:r w:rsidRPr="001E6CB9">
        <w:t xml:space="preserve">ntrainment </w:t>
      </w:r>
      <w:r w:rsidR="00764479">
        <w:t>refers to</w:t>
      </w:r>
      <w:r w:rsidR="00764479" w:rsidRPr="001E6CB9">
        <w:t xml:space="preserve"> </w:t>
      </w:r>
      <w:r w:rsidRPr="001E6CB9">
        <w:t>conversational partners</w:t>
      </w:r>
      <w:r w:rsidR="00903932">
        <w:t>’ tendency to</w:t>
      </w:r>
      <w:r w:rsidRPr="001E6CB9">
        <w:t xml:space="preserve"> re-use aspects of each other’s referring expressions. For example, if one participant in a conversation refers to a</w:t>
      </w:r>
      <w:r w:rsidR="000809FE" w:rsidRPr="001E6CB9">
        <w:t>n abstract (Tangram) shape as</w:t>
      </w:r>
      <w:r w:rsidRPr="001E6CB9">
        <w:t xml:space="preserve"> “a </w:t>
      </w:r>
      <w:r w:rsidR="000809FE" w:rsidRPr="001E6CB9">
        <w:t>skater</w:t>
      </w:r>
      <w:r w:rsidRPr="001E6CB9">
        <w:t xml:space="preserve">,” </w:t>
      </w:r>
      <w:r w:rsidR="00944799" w:rsidRPr="001E6CB9">
        <w:t>an</w:t>
      </w:r>
      <w:r w:rsidRPr="001E6CB9">
        <w:t>other participant is</w:t>
      </w:r>
      <w:r w:rsidR="00672E52">
        <w:t xml:space="preserve"> more</w:t>
      </w:r>
      <w:r w:rsidRPr="001E6CB9">
        <w:t xml:space="preserve"> likely to refer to that same item as “</w:t>
      </w:r>
      <w:r w:rsidR="000809FE" w:rsidRPr="001E6CB9">
        <w:t>a skater</w:t>
      </w:r>
      <w:r w:rsidRPr="001E6CB9">
        <w:t xml:space="preserve">” </w:t>
      </w:r>
      <w:r w:rsidR="00574BF4" w:rsidRPr="001E6CB9">
        <w:t xml:space="preserve">as well </w:t>
      </w:r>
      <w:r w:rsidRPr="001E6CB9">
        <w:t>(</w:t>
      </w:r>
      <w:r w:rsidR="000809FE" w:rsidRPr="001E6CB9">
        <w:t>Clark &amp; Wilkes-Gibbs, 1986</w:t>
      </w:r>
      <w:r w:rsidRPr="001E6CB9">
        <w:t>). This re-use of referring expressions (e.g., “</w:t>
      </w:r>
      <w:r w:rsidR="00FD2C2F" w:rsidRPr="001E6CB9">
        <w:t>skater</w:t>
      </w:r>
      <w:r w:rsidRPr="001E6CB9">
        <w:t xml:space="preserve">”) to refer to </w:t>
      </w:r>
      <w:r w:rsidR="00672E52">
        <w:t xml:space="preserve">particular </w:t>
      </w:r>
      <w:r w:rsidRPr="001E6CB9">
        <w:t xml:space="preserve">referents in a dialogue has been termed </w:t>
      </w:r>
      <w:r w:rsidRPr="001E6CB9">
        <w:rPr>
          <w:i/>
          <w:iCs/>
        </w:rPr>
        <w:t>lexical</w:t>
      </w:r>
      <w:r w:rsidR="00FD2C2F" w:rsidRPr="001E6CB9">
        <w:rPr>
          <w:i/>
          <w:iCs/>
        </w:rPr>
        <w:t xml:space="preserve"> entrainment</w:t>
      </w:r>
      <w:r w:rsidRPr="001E6CB9">
        <w:t>.  Analogously, if speakers re-use the syntactic structures their interlocutors used to refer to particular events, this would constitute syntactic entrainment.  </w:t>
      </w:r>
    </w:p>
    <w:p w14:paraId="571CC8D5" w14:textId="09DACB87" w:rsidR="00C10D47" w:rsidRPr="001E6CB9" w:rsidRDefault="00C10D47" w:rsidP="00C10D47">
      <w:r w:rsidRPr="001E6CB9">
        <w:t xml:space="preserve">Importantly, the task design implemented in the experiments reported below ensures that </w:t>
      </w:r>
      <w:ins w:id="30" w:author="Nick Gruberg" w:date="2018-04-18T14:00:00Z">
        <w:r w:rsidR="009C7F59">
          <w:t xml:space="preserve">the repetition of syntax in </w:t>
        </w:r>
      </w:ins>
      <w:r w:rsidRPr="001E6CB9">
        <w:t xml:space="preserve">syntactic entrainment, if observed, cannot be explained as </w:t>
      </w:r>
      <w:ins w:id="31" w:author="Nick Gruberg" w:date="2018-04-18T14:01:00Z">
        <w:r w:rsidR="009C7F59">
          <w:t xml:space="preserve">a consequence of </w:t>
        </w:r>
      </w:ins>
      <w:r w:rsidRPr="001E6CB9">
        <w:t xml:space="preserve">syntactic priming. As mentioned earlier, within each round, subjects heard twelve events described with a balanced number of opposing syntactic structures (in the prime block), before describing those same pictures back again (in the target block). For example, in the prime block, subjects always heard two scenes described with double-object datives and two </w:t>
      </w:r>
      <w:r w:rsidRPr="001E6CB9">
        <w:lastRenderedPageBreak/>
        <w:t xml:space="preserve">scenes described with prepositional datives, before describing those same pictures in the target block. Thus, any syntactic priming effect should be offset, since subjects heard an equal number of </w:t>
      </w:r>
      <w:r w:rsidR="00F47CB7">
        <w:t xml:space="preserve">both </w:t>
      </w:r>
      <w:r w:rsidR="00073691">
        <w:t>(</w:t>
      </w:r>
      <w:r w:rsidR="00B13E86">
        <w:t>for example</w:t>
      </w:r>
      <w:r w:rsidR="00073691">
        <w:t xml:space="preserve">) </w:t>
      </w:r>
      <w:r w:rsidR="00F47CB7">
        <w:t>prepositional datives and double-object datives</w:t>
      </w:r>
      <w:r w:rsidRPr="001E6CB9">
        <w:t xml:space="preserve">. If a tendency to re-use a particular structure to describe a particular scene is nonetheless observed, it must be independent of the influence of any </w:t>
      </w:r>
      <w:r w:rsidR="000A21CD" w:rsidRPr="001E6CB9">
        <w:t xml:space="preserve">overall </w:t>
      </w:r>
      <w:r w:rsidRPr="001E6CB9">
        <w:t>syntactic priming effect.</w:t>
      </w:r>
    </w:p>
    <w:p w14:paraId="06518307" w14:textId="1648804E" w:rsidR="00C10D47" w:rsidRPr="001E6CB9" w:rsidDel="00A7773F" w:rsidRDefault="002A6084">
      <w:pPr>
        <w:rPr>
          <w:del w:id="32" w:author="Victor Ferreira" w:date="2018-04-17T10:46:00Z"/>
        </w:rPr>
      </w:pPr>
      <w:r>
        <w:t>In</w:t>
      </w:r>
      <w:r w:rsidR="0022349B">
        <w:t xml:space="preserve"> the first three experiments</w:t>
      </w:r>
      <w:ins w:id="33" w:author="Victor Ferreira" w:date="2018-04-17T10:34:00Z">
        <w:r w:rsidR="006D25F1">
          <w:t>,</w:t>
        </w:r>
      </w:ins>
      <w:r w:rsidR="0022349B">
        <w:t xml:space="preserve"> </w:t>
      </w:r>
      <w:r w:rsidR="00C10D47" w:rsidRPr="001E6CB9">
        <w:t xml:space="preserve">we explore the possibility that a mapping between the overall content of an event – the representation of an entire scene – and a particular structure can be strengthened. </w:t>
      </w:r>
      <w:r w:rsidR="0022349B">
        <w:t xml:space="preserve">In the final </w:t>
      </w:r>
      <w:r w:rsidR="00764479">
        <w:t>three</w:t>
      </w:r>
      <w:r w:rsidR="0022349B">
        <w:t xml:space="preserve"> experiments we test whe</w:t>
      </w:r>
      <w:r w:rsidR="00BE3342">
        <w:t xml:space="preserve">ther </w:t>
      </w:r>
      <w:del w:id="34" w:author="Victor Ferreira" w:date="2018-04-17T10:34:00Z">
        <w:r w:rsidR="00BE3342" w:rsidDel="006D25F1">
          <w:delText>the mappings between more</w:delText>
        </w:r>
      </w:del>
      <w:ins w:id="35" w:author="Victor Ferreira" w:date="2018-04-17T10:34:00Z">
        <w:del w:id="36" w:author="Nick Gruberg" w:date="2018-04-18T14:11:00Z">
          <w:r w:rsidR="006D25F1" w:rsidDel="00C346A9">
            <w:delText>the mapping that is strengthened implicates the</w:delText>
          </w:r>
        </w:del>
      </w:ins>
      <w:del w:id="37" w:author="Nick Gruberg" w:date="2018-04-18T14:11:00Z">
        <w:r w:rsidR="00BE3342" w:rsidDel="00C346A9">
          <w:delText xml:space="preserve"> </w:delText>
        </w:r>
      </w:del>
      <w:ins w:id="38" w:author="Nick Gruberg" w:date="2018-04-18T14:11:00Z">
        <w:r w:rsidR="00C346A9">
          <w:t xml:space="preserve">such mappings involve </w:t>
        </w:r>
      </w:ins>
      <w:ins w:id="39" w:author="Nick Gruberg" w:date="2018-04-18T14:13:00Z">
        <w:r w:rsidR="00C346A9">
          <w:t xml:space="preserve">the specific event depictions subjects </w:t>
        </w:r>
      </w:ins>
      <w:ins w:id="40" w:author="Nick Gruberg" w:date="2018-04-18T14:14:00Z">
        <w:r w:rsidR="00C346A9">
          <w:t>were</w:t>
        </w:r>
      </w:ins>
      <w:ins w:id="41" w:author="Nick Gruberg" w:date="2018-04-18T14:13:00Z">
        <w:r w:rsidR="00C346A9">
          <w:t xml:space="preserve"> asked to describe, or </w:t>
        </w:r>
      </w:ins>
      <w:ins w:id="42" w:author="Nick Gruberg" w:date="2018-04-18T14:14:00Z">
        <w:r w:rsidR="00C346A9">
          <w:t xml:space="preserve">the more </w:t>
        </w:r>
      </w:ins>
      <w:r w:rsidR="00BE3342">
        <w:t xml:space="preserve">abstract aspects of event meaning </w:t>
      </w:r>
      <w:del w:id="43" w:author="Victor Ferreira" w:date="2018-04-17T10:35:00Z">
        <w:r w:rsidR="00BE3342" w:rsidDel="006D25F1">
          <w:delText>and a particular syntactic structure can also be strengthened</w:delText>
        </w:r>
      </w:del>
      <w:ins w:id="44" w:author="Victor Ferreira" w:date="2018-04-17T10:35:00Z">
        <w:r w:rsidR="006D25F1">
          <w:t>that have been argued to be relevant to how structure-meaning mappings are learned (Pinker, 1989)</w:t>
        </w:r>
      </w:ins>
      <w:r w:rsidR="00BE3342">
        <w:t>. Although</w:t>
      </w:r>
      <w:del w:id="45" w:author="Victor Ferreira" w:date="2018-04-17T10:35:00Z">
        <w:r w:rsidR="00BE3342" w:rsidDel="006D25F1">
          <w:delText>,</w:delText>
        </w:r>
      </w:del>
      <w:r w:rsidR="00BE3342">
        <w:t xml:space="preserve"> due to experimental limitations, we do not test the specific</w:t>
      </w:r>
      <w:r w:rsidR="00BE3342" w:rsidRPr="00BE3342">
        <w:t xml:space="preserve"> </w:t>
      </w:r>
      <w:r w:rsidR="00BE3342" w:rsidRPr="001E6CB9">
        <w:t>sets of emergent properties that have been claimed to be expressed by English structures</w:t>
      </w:r>
      <w:r w:rsidR="00BE3342">
        <w:t xml:space="preserve">, we argue that the abstract event meaning content </w:t>
      </w:r>
      <w:r w:rsidR="00D92E28">
        <w:t>we do test</w:t>
      </w:r>
      <w:r w:rsidR="00BE3342">
        <w:t xml:space="preserve"> </w:t>
      </w:r>
      <w:r w:rsidR="00764479">
        <w:t>is a reasonable</w:t>
      </w:r>
      <w:r w:rsidR="00D92E28">
        <w:t xml:space="preserve"> first step in the formation of the observed associations between emergent event properties and particular syntactic </w:t>
      </w:r>
      <w:commentRangeStart w:id="46"/>
      <w:r w:rsidR="00D92E28">
        <w:t>structures</w:t>
      </w:r>
      <w:commentRangeEnd w:id="46"/>
      <w:r w:rsidR="00A7773F">
        <w:rPr>
          <w:rStyle w:val="CommentReference"/>
        </w:rPr>
        <w:commentReference w:id="46"/>
      </w:r>
      <w:r w:rsidR="00D92E28">
        <w:t>.</w:t>
      </w:r>
      <w:r w:rsidR="00764479">
        <w:t xml:space="preserve"> </w:t>
      </w:r>
      <w:del w:id="47" w:author="Victor Ferreira" w:date="2018-04-17T10:37:00Z">
        <w:r w:rsidR="00764479" w:rsidDel="006D25F1">
          <w:delText xml:space="preserve"> In particular</w:delText>
        </w:r>
        <w:r w:rsidR="00C10D47" w:rsidRPr="001E6CB9" w:rsidDel="006D25F1">
          <w:delText xml:space="preserve">, </w:delText>
        </w:r>
        <w:r w:rsidR="0071097F" w:rsidDel="006D25F1">
          <w:delText>if speakers associat</w:delText>
        </w:r>
        <w:r w:rsidR="00764479" w:rsidDel="006D25F1">
          <w:delText>e</w:delText>
        </w:r>
        <w:r w:rsidR="0071097F" w:rsidDel="006D25F1">
          <w:delText xml:space="preserve"> abstract event meaning with syntactic structures, </w:delText>
        </w:r>
        <w:r w:rsidR="00C10D47" w:rsidRPr="001E6CB9" w:rsidDel="006D25F1">
          <w:delText>with repeated experience hearing successful-transfer-of-possession events described with double-object datives, the idiosyncratic aspects of particular events could hypothetically wash out, and the relevant emergent property in particular would become uniquely associated with the syntactic structure.</w:delText>
        </w:r>
      </w:del>
    </w:p>
    <w:p w14:paraId="001C4963" w14:textId="7DBDC60B" w:rsidR="00C10D47" w:rsidRPr="001E6CB9" w:rsidDel="00A7773F" w:rsidRDefault="00C10D47">
      <w:pPr>
        <w:ind w:firstLine="0"/>
        <w:outlineLvl w:val="0"/>
        <w:rPr>
          <w:del w:id="48" w:author="Victor Ferreira" w:date="2018-04-17T10:46:00Z"/>
        </w:rPr>
      </w:pPr>
      <w:del w:id="49" w:author="Victor Ferreira" w:date="2018-04-17T10:46:00Z">
        <w:r w:rsidRPr="001E6CB9" w:rsidDel="00A7773F">
          <w:rPr>
            <w:b/>
            <w:bCs/>
          </w:rPr>
          <w:delText xml:space="preserve">Conventions of linguistic communities: </w:delText>
        </w:r>
      </w:del>
      <w:del w:id="50" w:author="Victor Ferreira" w:date="2018-04-17T10:37:00Z">
        <w:r w:rsidRPr="001E6CB9" w:rsidDel="006D25F1">
          <w:rPr>
            <w:b/>
            <w:bCs/>
          </w:rPr>
          <w:delText>p</w:delText>
        </w:r>
      </w:del>
      <w:del w:id="51" w:author="Victor Ferreira" w:date="2018-04-17T10:46:00Z">
        <w:r w:rsidRPr="001E6CB9" w:rsidDel="00A7773F">
          <w:rPr>
            <w:b/>
            <w:bCs/>
          </w:rPr>
          <w:delText>artner independence</w:delText>
        </w:r>
      </w:del>
    </w:p>
    <w:p w14:paraId="58380406" w14:textId="59D7B9F3" w:rsidR="00C10D47" w:rsidRPr="006D25F1" w:rsidDel="00A7773F" w:rsidRDefault="00C10D47">
      <w:pPr>
        <w:ind w:firstLine="0"/>
        <w:rPr>
          <w:del w:id="52" w:author="Victor Ferreira" w:date="2018-04-17T10:42:00Z"/>
        </w:rPr>
        <w:pPrChange w:id="53" w:author="Victor Ferreira" w:date="2018-04-17T10:46:00Z">
          <w:pPr/>
        </w:pPrChange>
      </w:pPr>
      <w:del w:id="54" w:author="Victor Ferreira" w:date="2018-04-17T10:46:00Z">
        <w:r w:rsidRPr="001E6CB9" w:rsidDel="00A7773F">
          <w:delText xml:space="preserve">The observation of syntactic entrainment would be consistent with the </w:delText>
        </w:r>
        <w:r w:rsidR="004C6E22" w:rsidRPr="001E6CB9" w:rsidDel="00A7773F">
          <w:delText xml:space="preserve">hypothesis </w:delText>
        </w:r>
        <w:r w:rsidRPr="001E6CB9" w:rsidDel="00A7773F">
          <w:delText xml:space="preserve">that language users continually tune </w:delText>
        </w:r>
      </w:del>
      <w:del w:id="55" w:author="Victor Ferreira" w:date="2018-04-17T10:38:00Z">
        <w:r w:rsidRPr="001E6CB9" w:rsidDel="006D25F1">
          <w:delText xml:space="preserve">the </w:delText>
        </w:r>
      </w:del>
      <w:del w:id="56" w:author="Victor Ferreira" w:date="2018-04-17T10:46:00Z">
        <w:r w:rsidRPr="001E6CB9" w:rsidDel="00A7773F">
          <w:delText>mappings between aspects of event content (ultimately, honing in on emergent properties) and particular structures. But for syntactic entrainment to reflect the process by which these mappings are conventionalized</w:delText>
        </w:r>
        <w:r w:rsidR="000A21CD" w:rsidRPr="001E6CB9" w:rsidDel="00A7773F">
          <w:delText xml:space="preserve"> across a linguistic community</w:delText>
        </w:r>
        <w:r w:rsidRPr="001E6CB9" w:rsidDel="00A7773F">
          <w:delText xml:space="preserve">, it must be propagated </w:delText>
        </w:r>
        <w:r w:rsidR="000A21CD" w:rsidRPr="001E6CB9" w:rsidDel="00A7773F">
          <w:delText>across that</w:delText>
        </w:r>
        <w:r w:rsidRPr="001E6CB9" w:rsidDel="00A7773F">
          <w:delText xml:space="preserve"> community. Thus, when a language user hears a particular mapping</w:delText>
        </w:r>
        <w:r w:rsidR="004C6E22" w:rsidRPr="001E6CB9" w:rsidDel="00A7773F">
          <w:delText xml:space="preserve"> between a syntactic structure and an event</w:delText>
        </w:r>
        <w:r w:rsidRPr="001E6CB9" w:rsidDel="00A7773F">
          <w:delText>,</w:delText>
        </w:r>
        <w:r w:rsidR="00F34CC5" w:rsidDel="00A7773F">
          <w:delText xml:space="preserve"> conventionalization will be most efficient if</w:delText>
        </w:r>
        <w:r w:rsidRPr="001E6CB9" w:rsidDel="00A7773F">
          <w:delText xml:space="preserve"> </w:delText>
        </w:r>
        <w:r w:rsidR="000A21CD" w:rsidRPr="001E6CB9" w:rsidDel="00A7773F">
          <w:delText xml:space="preserve">his or her </w:delText>
        </w:r>
        <w:r w:rsidRPr="001E6CB9" w:rsidDel="00A7773F">
          <w:delText>language system learn</w:delText>
        </w:r>
        <w:r w:rsidR="00F34CC5" w:rsidDel="00A7773F">
          <w:delText>s</w:delText>
        </w:r>
        <w:r w:rsidRPr="001E6CB9" w:rsidDel="00A7773F">
          <w:delText xml:space="preserve"> and repeat</w:delText>
        </w:r>
        <w:r w:rsidR="00F34CC5" w:rsidDel="00A7773F">
          <w:delText>s</w:delText>
        </w:r>
        <w:r w:rsidRPr="001E6CB9" w:rsidDel="00A7773F">
          <w:delText xml:space="preserve"> that mapping in general, not </w:delText>
        </w:r>
        <w:r w:rsidR="00574BF4" w:rsidRPr="001E6CB9" w:rsidDel="00A7773F">
          <w:delText>only in</w:delText>
        </w:r>
        <w:r w:rsidRPr="001E6CB9" w:rsidDel="00A7773F">
          <w:delText xml:space="preserve"> the current context or </w:delText>
        </w:r>
        <w:r w:rsidR="00574BF4" w:rsidRPr="001E6CB9" w:rsidDel="00A7773F">
          <w:delText xml:space="preserve">with the current </w:delText>
        </w:r>
        <w:r w:rsidRPr="001E6CB9" w:rsidDel="00A7773F">
          <w:delText xml:space="preserve">conversational partner. That is, </w:delText>
        </w:r>
        <w:bookmarkStart w:id="57" w:name="OLE_LINK3"/>
        <w:bookmarkStart w:id="58" w:name="OLE_LINK4"/>
        <w:r w:rsidRPr="001E6CB9" w:rsidDel="00A7773F">
          <w:delText xml:space="preserve">the hypothesis that syntactic entrainment reflects the learning of conventions </w:delText>
        </w:r>
        <w:r w:rsidR="00F34CC5" w:rsidDel="00A7773F">
          <w:delText>is more plausible if</w:delText>
        </w:r>
        <w:r w:rsidR="00F34CC5" w:rsidRPr="001E6CB9" w:rsidDel="00A7773F">
          <w:delText xml:space="preserve"> </w:delText>
        </w:r>
        <w:r w:rsidRPr="001E6CB9" w:rsidDel="00A7773F">
          <w:delText>th</w:delText>
        </w:r>
        <w:r w:rsidR="00F47CB7" w:rsidDel="00A7773F">
          <w:delText>is</w:delText>
        </w:r>
        <w:r w:rsidRPr="001E6CB9" w:rsidDel="00A7773F">
          <w:delText xml:space="preserve"> learning appl</w:delText>
        </w:r>
        <w:r w:rsidR="00F34CC5" w:rsidDel="00A7773F">
          <w:delText>ies</w:delText>
        </w:r>
        <w:r w:rsidR="00574BF4" w:rsidRPr="001E6CB9" w:rsidDel="00A7773F">
          <w:delText xml:space="preserve"> generally,</w:delText>
        </w:r>
        <w:r w:rsidRPr="001E6CB9" w:rsidDel="00A7773F">
          <w:delText xml:space="preserve"> to the entire linguistic community. </w:delText>
        </w:r>
      </w:del>
    </w:p>
    <w:p w14:paraId="6E07CA68" w14:textId="64BA0803" w:rsidR="00C10D47" w:rsidRPr="001E6CB9" w:rsidDel="00A7773F" w:rsidRDefault="00C10D47">
      <w:pPr>
        <w:ind w:firstLine="0"/>
        <w:rPr>
          <w:del w:id="59" w:author="Victor Ferreira" w:date="2018-04-17T10:42:00Z"/>
        </w:rPr>
        <w:pPrChange w:id="60" w:author="Victor Ferreira" w:date="2018-04-17T10:46:00Z">
          <w:pPr/>
        </w:pPrChange>
      </w:pPr>
      <w:del w:id="61" w:author="Victor Ferreira" w:date="2018-04-17T10:42:00Z">
        <w:r w:rsidRPr="001E6CB9" w:rsidDel="00A7773F">
          <w:delText>However, other forms of entrainment that have been observed in the literature are not partner-independent</w:delText>
        </w:r>
        <w:r w:rsidR="0067661F" w:rsidDel="00A7773F">
          <w:delText xml:space="preserve"> </w:delText>
        </w:r>
        <w:r w:rsidRPr="001E6CB9" w:rsidDel="00A7773F">
          <w:delText xml:space="preserve">. </w:delText>
        </w:r>
        <w:r w:rsidR="0067661F" w:rsidDel="00A7773F">
          <w:delText xml:space="preserve">For example, the lexical entrainment effect has been shown to </w:delText>
        </w:r>
        <w:r w:rsidR="006F2B35" w:rsidDel="00A7773F">
          <w:delText xml:space="preserve">decrease substantially when speakers change conversational partners </w:delText>
        </w:r>
        <w:r w:rsidR="006F2B35" w:rsidRPr="001E6CB9" w:rsidDel="00A7773F">
          <w:delText>(Brennan &amp; Clark, 1996; Metzing &amp; Brennan, 2003)</w:delText>
        </w:r>
        <w:r w:rsidR="006F2B35" w:rsidDel="00A7773F">
          <w:delText xml:space="preserve">. </w:delText>
        </w:r>
        <w:r w:rsidRPr="001E6CB9" w:rsidDel="00A7773F">
          <w:delText xml:space="preserve"> </w:delText>
        </w:r>
      </w:del>
      <w:del w:id="62" w:author="Victor Ferreira" w:date="2018-04-17T10:41:00Z">
        <w:r w:rsidR="006F2B35" w:rsidDel="006D25F1">
          <w:delText>t</w:delText>
        </w:r>
      </w:del>
      <w:del w:id="63" w:author="Victor Ferreira" w:date="2018-04-17T10:42:00Z">
        <w:r w:rsidR="006F2B35" w:rsidDel="00A7773F">
          <w:delText>hese experi</w:delText>
        </w:r>
      </w:del>
      <w:del w:id="64" w:author="Victor Ferreira" w:date="2018-04-17T10:41:00Z">
        <w:r w:rsidR="006F2B35" w:rsidDel="006D25F1">
          <w:delText>e</w:delText>
        </w:r>
      </w:del>
      <w:del w:id="65" w:author="Victor Ferreira" w:date="2018-04-17T10:42:00Z">
        <w:r w:rsidR="006F2B35" w:rsidDel="00A7773F">
          <w:delText xml:space="preserve">ments </w:delText>
        </w:r>
        <w:r w:rsidRPr="001E6CB9" w:rsidDel="00A7773F">
          <w:delText>suggest that lexical entrainment – at least as it has been observed in the experimental settings– may not directly reflect the process that underlies the formation of longer-term linguistic conventions for the community at large.</w:delText>
        </w:r>
        <w:r w:rsidR="006F2B35" w:rsidDel="00A7773F">
          <w:delText xml:space="preserve"> </w:delText>
        </w:r>
      </w:del>
      <w:ins w:id="66" w:author="Nick Gruberg" w:date="2018-04-01T12:51:00Z">
        <w:del w:id="67" w:author="Victor Ferreira" w:date="2018-04-17T10:42:00Z">
          <w:r w:rsidR="006F2B35" w:rsidDel="00A7773F">
            <w:delText>However, as</w:delText>
          </w:r>
        </w:del>
      </w:ins>
    </w:p>
    <w:p w14:paraId="3BECF656" w14:textId="6CAC7373" w:rsidR="00C10D47" w:rsidRPr="001E6CB9" w:rsidRDefault="00C10D47" w:rsidP="00CB4BD0">
      <w:commentRangeStart w:id="68"/>
      <w:commentRangeStart w:id="69"/>
      <w:del w:id="70" w:author="Victor Ferreira" w:date="2018-04-17T10:42:00Z">
        <w:r w:rsidRPr="001E6CB9" w:rsidDel="00A7773F">
          <w:delText xml:space="preserve">As </w:delText>
        </w:r>
        <w:r w:rsidR="00485118" w:rsidRPr="001E6CB9" w:rsidDel="00A7773F">
          <w:delText>we speculate</w:delText>
        </w:r>
        <w:r w:rsidRPr="001E6CB9" w:rsidDel="00A7773F">
          <w:delText xml:space="preserve"> above</w:delText>
        </w:r>
        <w:commentRangeEnd w:id="68"/>
        <w:r w:rsidR="006A6FF6" w:rsidDel="00A7773F">
          <w:rPr>
            <w:rStyle w:val="CommentReference"/>
          </w:rPr>
          <w:commentReference w:id="68"/>
        </w:r>
        <w:commentRangeEnd w:id="69"/>
        <w:r w:rsidR="006F2B35" w:rsidDel="00A7773F">
          <w:rPr>
            <w:rStyle w:val="CommentReference"/>
          </w:rPr>
          <w:commentReference w:id="69"/>
        </w:r>
        <w:r w:rsidRPr="001E6CB9" w:rsidDel="00A7773F">
          <w:delText xml:space="preserve">, </w:delText>
        </w:r>
      </w:del>
      <w:del w:id="71" w:author="Victor Ferreira" w:date="2018-02-27T10:48:00Z">
        <w:r w:rsidRPr="001E6CB9" w:rsidDel="00F34CC5">
          <w:delText xml:space="preserve">if </w:delText>
        </w:r>
      </w:del>
      <w:del w:id="72" w:author="Victor Ferreira" w:date="2018-04-17T10:42:00Z">
        <w:r w:rsidRPr="001E6CB9" w:rsidDel="00A7773F">
          <w:delText>syntactic entrainment reflect</w:delText>
        </w:r>
      </w:del>
      <w:del w:id="73" w:author="Victor Ferreira" w:date="2018-02-27T10:48:00Z">
        <w:r w:rsidRPr="001E6CB9" w:rsidDel="00F34CC5">
          <w:delText>s</w:delText>
        </w:r>
      </w:del>
      <w:del w:id="74" w:author="Victor Ferreira" w:date="2018-04-17T10:42:00Z">
        <w:r w:rsidRPr="001E6CB9" w:rsidDel="00A7773F">
          <w:delText xml:space="preserve"> the learning of community-wide conventions for mapping aspects of event content onto particular syntactic structures, </w:delText>
        </w:r>
      </w:del>
      <w:del w:id="75" w:author="Victor Ferreira" w:date="2018-02-27T10:48:00Z">
        <w:r w:rsidRPr="001E6CB9" w:rsidDel="00F34CC5">
          <w:delText xml:space="preserve">then </w:delText>
        </w:r>
      </w:del>
      <w:del w:id="76" w:author="Victor Ferreira" w:date="2018-04-17T10:42:00Z">
        <w:r w:rsidRPr="001E6CB9" w:rsidDel="00A7773F">
          <w:delText xml:space="preserve">– unlike lexical entrainment – syntactic entrainment </w:delText>
        </w:r>
      </w:del>
      <w:del w:id="77" w:author="Victor Ferreira" w:date="2018-02-27T10:49:00Z">
        <w:r w:rsidRPr="001E6CB9" w:rsidDel="00F34CC5">
          <w:delText xml:space="preserve">should </w:delText>
        </w:r>
      </w:del>
      <w:del w:id="78" w:author="Victor Ferreira" w:date="2018-04-17T10:42:00Z">
        <w:r w:rsidRPr="001E6CB9" w:rsidDel="00A7773F">
          <w:delText xml:space="preserve">not </w:delText>
        </w:r>
      </w:del>
      <w:del w:id="79" w:author="Victor Ferreira" w:date="2018-02-27T10:49:00Z">
        <w:r w:rsidRPr="001E6CB9" w:rsidDel="00F34CC5">
          <w:delText xml:space="preserve">be </w:delText>
        </w:r>
      </w:del>
      <w:del w:id="80" w:author="Victor Ferreira" w:date="2018-04-17T10:42:00Z">
        <w:r w:rsidRPr="001E6CB9" w:rsidDel="00A7773F">
          <w:delText>partner</w:delText>
        </w:r>
        <w:r w:rsidR="00291641" w:rsidDel="00A7773F">
          <w:delText>-</w:delText>
        </w:r>
        <w:r w:rsidRPr="001E6CB9" w:rsidDel="00A7773F">
          <w:delText>specific.</w:delText>
        </w:r>
      </w:del>
      <w:del w:id="81" w:author="Victor Ferreira" w:date="2018-04-17T10:46:00Z">
        <w:r w:rsidRPr="001E6CB9" w:rsidDel="00A7773F">
          <w:delText xml:space="preserve"> </w:delText>
        </w:r>
        <w:bookmarkEnd w:id="57"/>
        <w:bookmarkEnd w:id="58"/>
        <w:r w:rsidRPr="001E6CB9" w:rsidDel="00A7773F">
          <w:delText>Therefore, in the current study, in addition to determining whether entrainment effects exist for syntactic structure, we also test whether the effect is partner</w:delText>
        </w:r>
        <w:r w:rsidR="00291641" w:rsidDel="00A7773F">
          <w:delText>-</w:delText>
        </w:r>
        <w:r w:rsidRPr="001E6CB9" w:rsidDel="00A7773F">
          <w:delText xml:space="preserve">specific. If indeed syntactic entrainment does show partner specificity, </w:delText>
        </w:r>
      </w:del>
      <w:del w:id="82" w:author="Victor Ferreira" w:date="2018-04-17T10:42:00Z">
        <w:r w:rsidRPr="001E6CB9" w:rsidDel="00A7773F">
          <w:delText xml:space="preserve">that </w:delText>
        </w:r>
      </w:del>
      <w:del w:id="83" w:author="Victor Ferreira" w:date="2018-04-17T10:46:00Z">
        <w:r w:rsidRPr="001E6CB9" w:rsidDel="00A7773F">
          <w:delText xml:space="preserve">will suggest that it </w:delText>
        </w:r>
      </w:del>
      <w:del w:id="84" w:author="Victor Ferreira" w:date="2018-04-17T10:42:00Z">
        <w:r w:rsidRPr="001E6CB9" w:rsidDel="00A7773F">
          <w:delText xml:space="preserve">may be a form of conceptual pact, and </w:delText>
        </w:r>
      </w:del>
      <w:del w:id="85" w:author="Victor Ferreira" w:date="2018-02-27T10:49:00Z">
        <w:r w:rsidRPr="001E6CB9" w:rsidDel="00F34CC5">
          <w:delText>is less likely to be related to the</w:delText>
        </w:r>
      </w:del>
      <w:del w:id="86" w:author="Victor Ferreira" w:date="2018-04-17T10:46:00Z">
        <w:r w:rsidRPr="001E6CB9" w:rsidDel="00A7773F">
          <w:delText xml:space="preserve"> learning of community-wide conventions that map event content onto syntactic structures. </w:delText>
        </w:r>
      </w:del>
      <w:del w:id="87" w:author="Victor Ferreira" w:date="2018-04-17T10:43:00Z">
        <w:r w:rsidRPr="001E6CB9" w:rsidDel="00A7773F">
          <w:delText xml:space="preserve">Alternatively, if syntactic entrainment is partner-independent, it would be consistent with the possibility that it reflects the learning and </w:delText>
        </w:r>
        <w:r w:rsidR="00485118" w:rsidRPr="001E6CB9" w:rsidDel="00A7773F">
          <w:delText>recalibration</w:delText>
        </w:r>
        <w:r w:rsidRPr="001E6CB9" w:rsidDel="00A7773F">
          <w:delText xml:space="preserve"> of the conventions governing the mapping of emergent event content onto syntactic structures.</w:delText>
        </w:r>
      </w:del>
    </w:p>
    <w:p w14:paraId="0CB31324" w14:textId="77777777" w:rsidR="00C10D47" w:rsidRPr="001E6CB9" w:rsidRDefault="00C10D47" w:rsidP="00C10D47">
      <w:pPr>
        <w:ind w:firstLine="0"/>
        <w:outlineLvl w:val="0"/>
      </w:pPr>
      <w:r w:rsidRPr="001E6CB9">
        <w:rPr>
          <w:b/>
          <w:bCs/>
        </w:rPr>
        <w:t>The Present Study</w:t>
      </w:r>
    </w:p>
    <w:p w14:paraId="4CF21402" w14:textId="092471B1" w:rsidR="00C10D47" w:rsidRPr="001E6CB9" w:rsidRDefault="00C10D47" w:rsidP="00C10D47">
      <w:r w:rsidRPr="001E6CB9">
        <w:t xml:space="preserve">All experiments reported here used the same basic experimental paradigm, described </w:t>
      </w:r>
      <w:r w:rsidR="000A20C1">
        <w:t>above</w:t>
      </w:r>
      <w:r w:rsidRPr="001E6CB9">
        <w:t xml:space="preserve">. Experiment 1 aimed to establish the basic syntactic entrainment effect. After hearing a block of pictures described by an experimenter (prime </w:t>
      </w:r>
      <w:r w:rsidR="00E212A2">
        <w:t>block</w:t>
      </w:r>
      <w:r w:rsidRPr="001E6CB9">
        <w:t xml:space="preserve">), subjects described the same pictures back (target </w:t>
      </w:r>
      <w:r w:rsidR="00E212A2">
        <w:t>block</w:t>
      </w:r>
      <w:r w:rsidRPr="001E6CB9">
        <w:t xml:space="preserve">). We measured </w:t>
      </w:r>
      <w:r w:rsidR="00291641">
        <w:t>which</w:t>
      </w:r>
      <w:r w:rsidR="00291641" w:rsidRPr="001E6CB9">
        <w:t xml:space="preserve"> </w:t>
      </w:r>
      <w:r w:rsidRPr="001E6CB9">
        <w:t>structure subjects used in their target descriptions of each picture. If subjects tend to use the structure they heard to describe each scene more than the alternative structure (e.g., if subjects use more double</w:t>
      </w:r>
      <w:r w:rsidR="00A92D5D" w:rsidRPr="001E6CB9">
        <w:t xml:space="preserve"> </w:t>
      </w:r>
      <w:r w:rsidRPr="001E6CB9">
        <w:t xml:space="preserve">object datives to describe scenes they heard described with double objects, compared to scenes they heard described with prepositional datives), it </w:t>
      </w:r>
      <w:r w:rsidR="003D2B50" w:rsidRPr="001E6CB9">
        <w:t xml:space="preserve">would </w:t>
      </w:r>
      <w:r w:rsidRPr="001E6CB9">
        <w:t>c</w:t>
      </w:r>
      <w:r w:rsidR="003D2B50" w:rsidRPr="001E6CB9">
        <w:t>onstitute</w:t>
      </w:r>
      <w:r w:rsidRPr="001E6CB9">
        <w:t xml:space="preserve"> evidence for syntactic entrainment.</w:t>
      </w:r>
    </w:p>
    <w:p w14:paraId="7DF678F3" w14:textId="0C304F94" w:rsidR="00C10D47" w:rsidRPr="00A7773F" w:rsidRDefault="00C10D47" w:rsidP="00A7773F">
      <w:pPr>
        <w:rPr>
          <w:ins w:id="88" w:author="Nick Gruberg" w:date="2018-02-15T14:44:00Z"/>
          <w:rPrChange w:id="89" w:author="Victor Ferreira" w:date="2018-04-17T10:47:00Z">
            <w:rPr>
              <w:ins w:id="90" w:author="Nick Gruberg" w:date="2018-02-15T14:44:00Z"/>
              <w:rFonts w:eastAsia="Times New Roman"/>
            </w:rPr>
          </w:rPrChange>
        </w:rPr>
      </w:pPr>
      <w:r w:rsidRPr="001E6CB9">
        <w:rPr>
          <w:rFonts w:eastAsia="Times New Roman"/>
        </w:rPr>
        <w:lastRenderedPageBreak/>
        <w:t>Experiments 2 and 3 then assessed whether syntactic entrainment is partner-independent</w:t>
      </w:r>
      <w:r w:rsidR="00A92D5D" w:rsidRPr="001E6CB9">
        <w:rPr>
          <w:rFonts w:eastAsia="Times New Roman"/>
        </w:rPr>
        <w:t xml:space="preserve"> or partner-specific</w:t>
      </w:r>
      <w:r w:rsidRPr="001E6CB9">
        <w:rPr>
          <w:rFonts w:eastAsia="Times New Roman"/>
        </w:rPr>
        <w:t xml:space="preserve">. The procedures for Experiments 2 and 3 were largely similar to Experiment 1, except that in these experiments, on half of target trials, the subject described pictures to the same experimenter that described the pictures in the prime block, </w:t>
      </w:r>
      <w:r w:rsidR="00395919">
        <w:rPr>
          <w:rFonts w:eastAsia="Times New Roman"/>
        </w:rPr>
        <w:t>whereas</w:t>
      </w:r>
      <w:r w:rsidR="00395919" w:rsidRPr="001E6CB9">
        <w:rPr>
          <w:rFonts w:eastAsia="Times New Roman"/>
        </w:rPr>
        <w:t xml:space="preserve"> </w:t>
      </w:r>
      <w:r w:rsidRPr="001E6CB9">
        <w:rPr>
          <w:rFonts w:eastAsia="Times New Roman"/>
        </w:rPr>
        <w:t xml:space="preserve">on the other half of trials, the subject described pictures to a different experimenter. If subjects are </w:t>
      </w:r>
      <w:r w:rsidR="00A92D5D" w:rsidRPr="001E6CB9">
        <w:rPr>
          <w:rFonts w:eastAsia="Times New Roman"/>
        </w:rPr>
        <w:t xml:space="preserve">more </w:t>
      </w:r>
      <w:r w:rsidRPr="001E6CB9">
        <w:rPr>
          <w:rFonts w:eastAsia="Times New Roman"/>
        </w:rPr>
        <w:t xml:space="preserve">likely to describe events using the same syntactic structure when speaking to </w:t>
      </w:r>
      <w:r w:rsidR="00A92D5D" w:rsidRPr="001E6CB9">
        <w:rPr>
          <w:rFonts w:eastAsia="Times New Roman"/>
        </w:rPr>
        <w:t>the same</w:t>
      </w:r>
      <w:r w:rsidRPr="001E6CB9">
        <w:rPr>
          <w:rFonts w:eastAsia="Times New Roman"/>
        </w:rPr>
        <w:t xml:space="preserve"> experimenter than </w:t>
      </w:r>
      <w:r w:rsidR="000C2537">
        <w:rPr>
          <w:rFonts w:eastAsia="Times New Roman"/>
        </w:rPr>
        <w:t>a different</w:t>
      </w:r>
      <w:r w:rsidR="00A92D5D" w:rsidRPr="001E6CB9">
        <w:rPr>
          <w:rFonts w:eastAsia="Times New Roman"/>
        </w:rPr>
        <w:t xml:space="preserve"> </w:t>
      </w:r>
      <w:r w:rsidRPr="001E6CB9">
        <w:rPr>
          <w:rFonts w:eastAsia="Times New Roman"/>
        </w:rPr>
        <w:t>experimenter, then it will demonstrate partner specificity in syntactic entrainment.</w:t>
      </w:r>
      <w:ins w:id="91" w:author="Victor Ferreira" w:date="2018-04-17T10:45:00Z">
        <w:r w:rsidR="00A7773F">
          <w:rPr>
            <w:rFonts w:eastAsia="Times New Roman"/>
          </w:rPr>
          <w:t xml:space="preserve">  On the other hand, </w:t>
        </w:r>
        <w:r w:rsidR="00A7773F" w:rsidRPr="001E6CB9">
          <w:t xml:space="preserve">the hypothesis that syntactic entrainment reflects the learning of </w:t>
        </w:r>
        <w:r w:rsidR="00A7773F">
          <w:t xml:space="preserve">community-wide </w:t>
        </w:r>
        <w:r w:rsidR="00A7773F" w:rsidRPr="001E6CB9">
          <w:t xml:space="preserve">conventions </w:t>
        </w:r>
        <w:r w:rsidR="00A7773F">
          <w:t>is more plausible if</w:t>
        </w:r>
        <w:r w:rsidR="00A7773F" w:rsidRPr="001E6CB9">
          <w:t xml:space="preserve"> </w:t>
        </w:r>
        <w:r w:rsidR="00A7773F">
          <w:t xml:space="preserve">such learning is </w:t>
        </w:r>
        <w:r w:rsidR="00A7773F">
          <w:rPr>
            <w:i/>
          </w:rPr>
          <w:t>not</w:t>
        </w:r>
        <w:r w:rsidR="00A7773F">
          <w:t xml:space="preserve"> partner-specific, such that </w:t>
        </w:r>
      </w:ins>
      <w:ins w:id="92" w:author="Victor Ferreira" w:date="2018-04-17T10:46:00Z">
        <w:r w:rsidR="00A7773F">
          <w:t xml:space="preserve">when </w:t>
        </w:r>
      </w:ins>
      <w:ins w:id="93" w:author="Victor Ferreira" w:date="2018-04-17T10:45:00Z">
        <w:r w:rsidR="00A7773F">
          <w:t>a content-structure association is strengthened with one partner</w:t>
        </w:r>
      </w:ins>
      <w:ins w:id="94" w:author="Victor Ferreira" w:date="2018-04-17T10:46:00Z">
        <w:r w:rsidR="00A7773F">
          <w:t>, that strengthened association is observed also with another partner</w:t>
        </w:r>
      </w:ins>
      <w:ins w:id="95" w:author="Victor Ferreira" w:date="2018-04-17T10:45:00Z">
        <w:r w:rsidR="00A7773F" w:rsidRPr="001E6CB9">
          <w:t xml:space="preserve">. </w:t>
        </w:r>
        <w:r w:rsidR="00A7773F">
          <w:t xml:space="preserve"> (</w:t>
        </w:r>
        <w:commentRangeStart w:id="96"/>
        <w:r w:rsidR="00A7773F">
          <w:t xml:space="preserve">Note that this does not mean that if a form of learning </w:t>
        </w:r>
        <w:r w:rsidR="00A7773F" w:rsidRPr="00BB3DD7">
          <w:rPr>
            <w:i/>
          </w:rPr>
          <w:t>is</w:t>
        </w:r>
        <w:r w:rsidR="00A7773F">
          <w:t xml:space="preserve"> partner-specific, that it cannot form the basis of an eventual community-wide convention, only that if learning is </w:t>
        </w:r>
        <w:r w:rsidR="00A7773F">
          <w:rPr>
            <w:i/>
          </w:rPr>
          <w:t>not</w:t>
        </w:r>
        <w:r w:rsidR="00A7773F">
          <w:t xml:space="preserve"> partner-specific, it is better positioned to explain the conventionalization of learning.</w:t>
        </w:r>
      </w:ins>
      <w:commentRangeEnd w:id="96"/>
      <w:r w:rsidR="007213CB">
        <w:rPr>
          <w:rStyle w:val="CommentReference"/>
        </w:rPr>
        <w:commentReference w:id="96"/>
      </w:r>
      <w:ins w:id="97" w:author="Victor Ferreira" w:date="2018-04-17T10:45:00Z">
        <w:r w:rsidR="00A7773F">
          <w:t xml:space="preserve">) </w:t>
        </w:r>
        <w:r w:rsidR="00A7773F" w:rsidRPr="001E6CB9">
          <w:t xml:space="preserve"> </w:t>
        </w:r>
      </w:ins>
    </w:p>
    <w:p w14:paraId="606EC005" w14:textId="157C112A" w:rsidR="0071097F" w:rsidRPr="001E6CB9" w:rsidRDefault="0071097F" w:rsidP="003E2B51">
      <w:pPr>
        <w:rPr>
          <w:rFonts w:eastAsia="Times New Roman"/>
        </w:rPr>
      </w:pPr>
      <w:r>
        <w:rPr>
          <w:rFonts w:eastAsia="Times New Roman"/>
        </w:rPr>
        <w:t xml:space="preserve">Finally Experiments 4 </w:t>
      </w:r>
      <w:r w:rsidR="00F34CC5">
        <w:rPr>
          <w:rFonts w:eastAsia="Times New Roman"/>
        </w:rPr>
        <w:t>through 6</w:t>
      </w:r>
      <w:r>
        <w:rPr>
          <w:rFonts w:eastAsia="Times New Roman"/>
        </w:rPr>
        <w:t xml:space="preserve"> assessed </w:t>
      </w:r>
      <w:r w:rsidR="00952A64">
        <w:rPr>
          <w:rFonts w:eastAsia="Times New Roman"/>
        </w:rPr>
        <w:t>how “deep” the source features are that drive the</w:t>
      </w:r>
      <w:r>
        <w:rPr>
          <w:rFonts w:eastAsia="Times New Roman"/>
        </w:rPr>
        <w:t xml:space="preserve"> syntactic entrainment </w:t>
      </w:r>
      <w:r w:rsidR="00952A64">
        <w:rPr>
          <w:rFonts w:eastAsia="Times New Roman"/>
        </w:rPr>
        <w:t>effect</w:t>
      </w:r>
      <w:r>
        <w:rPr>
          <w:rFonts w:eastAsia="Times New Roman"/>
        </w:rPr>
        <w:t xml:space="preserve">. </w:t>
      </w:r>
      <w:r w:rsidR="005531F5">
        <w:rPr>
          <w:rFonts w:eastAsia="Times New Roman"/>
        </w:rPr>
        <w:t>Experiment 4</w:t>
      </w:r>
      <w:r>
        <w:rPr>
          <w:rFonts w:eastAsia="Times New Roman"/>
        </w:rPr>
        <w:t xml:space="preserve"> used a similar procedure</w:t>
      </w:r>
      <w:ins w:id="98" w:author="Victor Ferreira" w:date="2018-04-17T10:48:00Z">
        <w:r w:rsidR="00A7773F">
          <w:rPr>
            <w:rFonts w:eastAsia="Times New Roman"/>
          </w:rPr>
          <w:t>, but</w:t>
        </w:r>
      </w:ins>
      <w:del w:id="99" w:author="Victor Ferreira" w:date="2018-04-17T10:48:00Z">
        <w:r w:rsidDel="00A7773F">
          <w:rPr>
            <w:rFonts w:eastAsia="Times New Roman"/>
          </w:rPr>
          <w:delText xml:space="preserve"> to</w:delText>
        </w:r>
      </w:del>
      <w:r>
        <w:rPr>
          <w:rFonts w:eastAsia="Times New Roman"/>
        </w:rPr>
        <w:t xml:space="preserve"> measure</w:t>
      </w:r>
      <w:ins w:id="100" w:author="Victor Ferreira" w:date="2018-04-17T10:48:00Z">
        <w:r w:rsidR="00A7773F">
          <w:rPr>
            <w:rFonts w:eastAsia="Times New Roman"/>
          </w:rPr>
          <w:t>d</w:t>
        </w:r>
      </w:ins>
      <w:r>
        <w:rPr>
          <w:rFonts w:eastAsia="Times New Roman"/>
        </w:rPr>
        <w:t xml:space="preserve"> whether </w:t>
      </w:r>
      <w:r w:rsidR="003E2B51">
        <w:rPr>
          <w:rFonts w:eastAsia="Times New Roman"/>
        </w:rPr>
        <w:t xml:space="preserve">hearing </w:t>
      </w:r>
      <w:r w:rsidR="00F34CC5">
        <w:rPr>
          <w:rFonts w:eastAsia="Times New Roman"/>
        </w:rPr>
        <w:t>one</w:t>
      </w:r>
      <w:r>
        <w:rPr>
          <w:rFonts w:eastAsia="Times New Roman"/>
        </w:rPr>
        <w:t xml:space="preserve"> depiction </w:t>
      </w:r>
      <w:r w:rsidR="00F34CC5">
        <w:rPr>
          <w:rFonts w:eastAsia="Times New Roman"/>
        </w:rPr>
        <w:t xml:space="preserve">of an event </w:t>
      </w:r>
      <w:r w:rsidR="003E2B51">
        <w:rPr>
          <w:rFonts w:eastAsia="Times New Roman"/>
        </w:rPr>
        <w:t>described with a particular</w:t>
      </w:r>
      <w:r>
        <w:rPr>
          <w:rFonts w:eastAsia="Times New Roman"/>
        </w:rPr>
        <w:t xml:space="preserve"> syntactic structure </w:t>
      </w:r>
      <w:del w:id="101" w:author="Victor Ferreira" w:date="2018-04-17T10:48:00Z">
        <w:r w:rsidDel="00A7773F">
          <w:rPr>
            <w:rFonts w:eastAsia="Times New Roman"/>
          </w:rPr>
          <w:delText xml:space="preserve">would </w:delText>
        </w:r>
      </w:del>
      <w:r w:rsidR="00F34CC5">
        <w:rPr>
          <w:rFonts w:eastAsia="Times New Roman"/>
        </w:rPr>
        <w:t>entrain</w:t>
      </w:r>
      <w:ins w:id="102" w:author="Victor Ferreira" w:date="2018-04-17T10:48:00Z">
        <w:r w:rsidR="00A7773F">
          <w:rPr>
            <w:rFonts w:eastAsia="Times New Roman"/>
          </w:rPr>
          <w:t>s</w:t>
        </w:r>
      </w:ins>
      <w:r w:rsidR="003E2B51">
        <w:rPr>
          <w:rFonts w:eastAsia="Times New Roman"/>
        </w:rPr>
        <w:t xml:space="preserve"> the descriptions of</w:t>
      </w:r>
      <w:r>
        <w:rPr>
          <w:rFonts w:eastAsia="Times New Roman"/>
        </w:rPr>
        <w:t xml:space="preserve"> </w:t>
      </w:r>
      <w:r w:rsidR="00F34CC5">
        <w:rPr>
          <w:rFonts w:eastAsia="Times New Roman"/>
        </w:rPr>
        <w:t>a different</w:t>
      </w:r>
      <w:r>
        <w:rPr>
          <w:rFonts w:eastAsia="Times New Roman"/>
        </w:rPr>
        <w:t xml:space="preserve"> depiction</w:t>
      </w:r>
      <w:r w:rsidR="00F34CC5">
        <w:rPr>
          <w:rFonts w:eastAsia="Times New Roman"/>
        </w:rPr>
        <w:t xml:space="preserve"> of that same event</w:t>
      </w:r>
      <w:r w:rsidR="003E2B51">
        <w:rPr>
          <w:rFonts w:eastAsia="Times New Roman"/>
        </w:rPr>
        <w:t xml:space="preserve">. If subjects are equally likely to describe </w:t>
      </w:r>
      <w:r w:rsidR="008B0144">
        <w:rPr>
          <w:rFonts w:eastAsia="Times New Roman"/>
        </w:rPr>
        <w:t>a</w:t>
      </w:r>
      <w:r w:rsidR="003E2B51">
        <w:rPr>
          <w:rFonts w:eastAsia="Times New Roman"/>
        </w:rPr>
        <w:t xml:space="preserve"> </w:t>
      </w:r>
      <w:r w:rsidR="005531F5">
        <w:rPr>
          <w:rFonts w:eastAsia="Times New Roman"/>
        </w:rPr>
        <w:t>different</w:t>
      </w:r>
      <w:r w:rsidR="003E2B51">
        <w:rPr>
          <w:rFonts w:eastAsia="Times New Roman"/>
        </w:rPr>
        <w:t xml:space="preserve"> depiction with the same syntactic structure as they are for </w:t>
      </w:r>
      <w:r w:rsidR="008B0144">
        <w:rPr>
          <w:rFonts w:eastAsia="Times New Roman"/>
        </w:rPr>
        <w:t>an</w:t>
      </w:r>
      <w:r w:rsidR="003E2B51">
        <w:rPr>
          <w:rFonts w:eastAsia="Times New Roman"/>
        </w:rPr>
        <w:t xml:space="preserve"> identical depiction, it </w:t>
      </w:r>
      <w:del w:id="103" w:author="Victor Ferreira" w:date="2018-04-17T10:48:00Z">
        <w:r w:rsidR="003E2B51" w:rsidDel="00A7773F">
          <w:rPr>
            <w:rFonts w:eastAsia="Times New Roman"/>
          </w:rPr>
          <w:delText xml:space="preserve">would </w:delText>
        </w:r>
      </w:del>
      <w:r w:rsidR="003E2B51">
        <w:rPr>
          <w:rFonts w:eastAsia="Times New Roman"/>
        </w:rPr>
        <w:t>suggest</w:t>
      </w:r>
      <w:ins w:id="104" w:author="Victor Ferreira" w:date="2018-04-17T10:48:00Z">
        <w:r w:rsidR="00A7773F">
          <w:rPr>
            <w:rFonts w:eastAsia="Times New Roman"/>
          </w:rPr>
          <w:t>s</w:t>
        </w:r>
      </w:ins>
      <w:r w:rsidR="003E2B51">
        <w:rPr>
          <w:rFonts w:eastAsia="Times New Roman"/>
        </w:rPr>
        <w:t xml:space="preserve"> that they are learning mappings </w:t>
      </w:r>
      <w:r w:rsidR="008B0144">
        <w:rPr>
          <w:rFonts w:eastAsia="Times New Roman"/>
        </w:rPr>
        <w:t>to something more</w:t>
      </w:r>
      <w:r w:rsidR="003E2B51">
        <w:rPr>
          <w:rFonts w:eastAsia="Times New Roman"/>
        </w:rPr>
        <w:t xml:space="preserve"> abstract</w:t>
      </w:r>
      <w:r w:rsidR="008B0144">
        <w:rPr>
          <w:rFonts w:eastAsia="Times New Roman"/>
        </w:rPr>
        <w:t xml:space="preserve"> than the visual features of scenes</w:t>
      </w:r>
      <w:r w:rsidR="003E2B51">
        <w:rPr>
          <w:rFonts w:eastAsia="Times New Roman"/>
        </w:rPr>
        <w:t>. In Experiment 5</w:t>
      </w:r>
      <w:r w:rsidR="00F34CC5">
        <w:rPr>
          <w:rFonts w:eastAsia="Times New Roman"/>
        </w:rPr>
        <w:t xml:space="preserve"> and 6</w:t>
      </w:r>
      <w:r w:rsidR="001E352C">
        <w:rPr>
          <w:rFonts w:eastAsia="Times New Roman"/>
        </w:rPr>
        <w:t>,</w:t>
      </w:r>
      <w:r w:rsidR="003E2B51">
        <w:rPr>
          <w:rFonts w:eastAsia="Times New Roman"/>
        </w:rPr>
        <w:t xml:space="preserve"> subjects heard descriptions of events</w:t>
      </w:r>
      <w:r w:rsidR="00167605">
        <w:rPr>
          <w:rFonts w:eastAsia="Times New Roman"/>
        </w:rPr>
        <w:t xml:space="preserve"> </w:t>
      </w:r>
      <w:r w:rsidR="003E2B51">
        <w:rPr>
          <w:rFonts w:eastAsia="Times New Roman"/>
        </w:rPr>
        <w:t xml:space="preserve">in blocks that were either composed of </w:t>
      </w:r>
      <w:r w:rsidR="001E352C">
        <w:rPr>
          <w:rFonts w:eastAsia="Times New Roman"/>
        </w:rPr>
        <w:t>events with similar abstract event features (as defined by Pinker, 1989, and discussed at length below), or events with dissimilar event features</w:t>
      </w:r>
      <w:r w:rsidR="00167605">
        <w:rPr>
          <w:rFonts w:eastAsia="Times New Roman"/>
        </w:rPr>
        <w:t xml:space="preserve">. </w:t>
      </w:r>
      <w:del w:id="105" w:author="Victor Ferreira" w:date="2018-04-17T10:49:00Z">
        <w:r w:rsidR="00167605" w:rsidDel="0088248D">
          <w:rPr>
            <w:rFonts w:eastAsia="Times New Roman"/>
          </w:rPr>
          <w:delText>In each block type the event depictions were described with an equal number of the two alternative syntactic structures</w:delText>
        </w:r>
        <w:r w:rsidR="001E352C" w:rsidDel="0088248D">
          <w:rPr>
            <w:rFonts w:eastAsia="Times New Roman"/>
          </w:rPr>
          <w:delText>. In a subsequent block</w:delText>
        </w:r>
        <w:r w:rsidR="00952A64" w:rsidDel="0088248D">
          <w:rPr>
            <w:rFonts w:eastAsia="Times New Roman"/>
          </w:rPr>
          <w:delText>,</w:delText>
        </w:r>
        <w:r w:rsidR="001E352C" w:rsidDel="0088248D">
          <w:rPr>
            <w:rFonts w:eastAsia="Times New Roman"/>
          </w:rPr>
          <w:delText xml:space="preserve"> subjects offered their own descriptions of the same events. </w:delText>
        </w:r>
      </w:del>
      <w:r w:rsidR="00952A64">
        <w:rPr>
          <w:rFonts w:eastAsia="Times New Roman"/>
        </w:rPr>
        <w:t xml:space="preserve">If the abstract event features </w:t>
      </w:r>
      <w:r w:rsidR="00952A64">
        <w:rPr>
          <w:rFonts w:eastAsia="Times New Roman"/>
        </w:rPr>
        <w:lastRenderedPageBreak/>
        <w:t xml:space="preserve">that describe event similarity participate in the entrainment effect, then when a block is composed of events with similar features, entrainment effects should result in interference, compared to when a block is composed of events with different features (an effect that is analogous to cumulative semantic interference that is observed at the lexical level; </w:t>
      </w:r>
      <w:r w:rsidR="00D3599F">
        <w:rPr>
          <w:rFonts w:eastAsia="Times New Roman"/>
        </w:rPr>
        <w:t xml:space="preserve">Damian, </w:t>
      </w:r>
      <w:proofErr w:type="spellStart"/>
      <w:r w:rsidR="00D3599F">
        <w:rPr>
          <w:rFonts w:eastAsia="Times New Roman"/>
        </w:rPr>
        <w:t>Vigliocco</w:t>
      </w:r>
      <w:proofErr w:type="spellEnd"/>
      <w:r w:rsidR="00D3599F">
        <w:rPr>
          <w:rFonts w:eastAsia="Times New Roman"/>
        </w:rPr>
        <w:t xml:space="preserve">, &amp; </w:t>
      </w:r>
      <w:proofErr w:type="spellStart"/>
      <w:r w:rsidR="00D3599F">
        <w:rPr>
          <w:rFonts w:eastAsia="Times New Roman"/>
        </w:rPr>
        <w:t>Levelt</w:t>
      </w:r>
      <w:proofErr w:type="spellEnd"/>
      <w:r w:rsidR="00D3599F">
        <w:rPr>
          <w:rFonts w:eastAsia="Times New Roman"/>
        </w:rPr>
        <w:t>, 2001</w:t>
      </w:r>
      <w:r w:rsidR="00952A64">
        <w:rPr>
          <w:rFonts w:eastAsia="Times New Roman"/>
        </w:rPr>
        <w:t>).</w:t>
      </w:r>
    </w:p>
    <w:p w14:paraId="738AF584" w14:textId="77777777" w:rsidR="00C10D47" w:rsidRPr="001E6CB9" w:rsidRDefault="00C10D47" w:rsidP="00C10D47">
      <w:pPr>
        <w:jc w:val="center"/>
        <w:outlineLvl w:val="0"/>
      </w:pPr>
      <w:r w:rsidRPr="001E6CB9">
        <w:rPr>
          <w:b/>
          <w:bCs/>
        </w:rPr>
        <w:t>Experiment 1</w:t>
      </w:r>
    </w:p>
    <w:p w14:paraId="34F9B0E1" w14:textId="77777777" w:rsidR="00C10D47" w:rsidRPr="001E6CB9" w:rsidRDefault="00C10D47" w:rsidP="00100C21">
      <w:pPr>
        <w:ind w:firstLine="0"/>
        <w:outlineLvl w:val="0"/>
      </w:pPr>
      <w:r w:rsidRPr="001E6CB9">
        <w:rPr>
          <w:b/>
          <w:bCs/>
        </w:rPr>
        <w:t>Method</w:t>
      </w:r>
    </w:p>
    <w:p w14:paraId="6A037F2D" w14:textId="7B2EEC0F" w:rsidR="00C10D47" w:rsidRPr="001E6CB9" w:rsidRDefault="00C10D47" w:rsidP="00C10D47">
      <w:r w:rsidRPr="001E6CB9">
        <w:rPr>
          <w:b/>
          <w:bCs/>
        </w:rPr>
        <w:t>Subjects.</w:t>
      </w:r>
      <w:r w:rsidRPr="001E6CB9">
        <w:rPr>
          <w:i/>
          <w:iCs/>
        </w:rPr>
        <w:t xml:space="preserve"> </w:t>
      </w:r>
      <w:r w:rsidRPr="001E6CB9">
        <w:t>Twenty-</w:t>
      </w:r>
      <w:r w:rsidR="002432F4">
        <w:t>seven</w:t>
      </w:r>
      <w:r w:rsidR="002432F4" w:rsidRPr="001E6CB9">
        <w:t xml:space="preserve"> </w:t>
      </w:r>
      <w:r w:rsidRPr="001E6CB9">
        <w:t xml:space="preserve">undergraduates from the </w:t>
      </w:r>
      <w:r w:rsidR="00395919">
        <w:t xml:space="preserve">UC San Diego </w:t>
      </w:r>
      <w:r w:rsidR="00613286">
        <w:t>community</w:t>
      </w:r>
      <w:r w:rsidRPr="001E6CB9">
        <w:t xml:space="preserve"> participated in the study in exchange for course credit. All subjects reported being native English speakers.</w:t>
      </w:r>
    </w:p>
    <w:p w14:paraId="2332E094" w14:textId="2AE03D0A" w:rsidR="00C10D47" w:rsidRPr="001E6CB9" w:rsidRDefault="00C10D47" w:rsidP="00C10D47">
      <w:r w:rsidRPr="001E6CB9">
        <w:rPr>
          <w:b/>
          <w:bCs/>
        </w:rPr>
        <w:t>Materials and design.</w:t>
      </w:r>
      <w:r w:rsidRPr="001E6CB9">
        <w:t xml:space="preserve"> Fifty-one line drawn pictures of action scenes were used in the study. These pictures were partially colored to highlight task-relevant aspects of the scenes, and were printed and laminated individually as 4 1/2” x 3 2/3” cards. Four experimental decks of these cards were printed. The actions depicted on the cards were </w:t>
      </w:r>
      <w:r w:rsidR="00D22C75">
        <w:t xml:space="preserve">equally </w:t>
      </w:r>
      <w:r w:rsidRPr="001E6CB9">
        <w:t>divided into three verb/event classes: transitive events, dative events, and locative events. Three of the pictures (one of each verb class) were used in the practice round, while the remaining forty-eight pictures appeared in 4 blocks of 12 pictures each. Each block contained equal numbers of transitive, dative, and locative events.</w:t>
      </w:r>
    </w:p>
    <w:p w14:paraId="71DE5193" w14:textId="46DD5FB9" w:rsidR="00C10D47" w:rsidRPr="001E6CB9" w:rsidRDefault="00C10D47" w:rsidP="00C10D47">
      <w:r w:rsidRPr="001E6CB9">
        <w:t xml:space="preserve">Two experimental lists were constructed to serve as scripts for the confederate to read in her role as the director. Each list contained 48 prime sentences, with 16 </w:t>
      </w:r>
      <w:r w:rsidR="00E376F5" w:rsidRPr="001E6CB9">
        <w:t>from</w:t>
      </w:r>
      <w:r w:rsidRPr="001E6CB9">
        <w:t xml:space="preserve"> each event type (transitive, dative, locative).  The event depicted </w:t>
      </w:r>
      <w:r w:rsidR="00D358D4" w:rsidRPr="001E6CB9">
        <w:t xml:space="preserve">on </w:t>
      </w:r>
      <w:r w:rsidR="00E376F5" w:rsidRPr="001E6CB9">
        <w:t>each</w:t>
      </w:r>
      <w:r w:rsidRPr="001E6CB9">
        <w:t xml:space="preserve"> card could be described using two alternative syntactic structures, which we classify as the </w:t>
      </w:r>
      <w:r w:rsidRPr="001E6CB9">
        <w:rPr>
          <w:i/>
          <w:iCs/>
        </w:rPr>
        <w:t>preferred</w:t>
      </w:r>
      <w:r w:rsidRPr="001E6CB9">
        <w:t xml:space="preserve"> (active transitive, double object dative, and on-variant locative) and the </w:t>
      </w:r>
      <w:proofErr w:type="spellStart"/>
      <w:r w:rsidRPr="001E6CB9">
        <w:rPr>
          <w:i/>
          <w:iCs/>
        </w:rPr>
        <w:t>dispreferred</w:t>
      </w:r>
      <w:proofErr w:type="spellEnd"/>
      <w:r w:rsidRPr="001E6CB9">
        <w:t xml:space="preserve"> structures (passive transitive, prepositional object dative, and with-variant locative) on the basis of </w:t>
      </w:r>
      <w:r w:rsidR="004D1214">
        <w:t>general</w:t>
      </w:r>
      <w:r w:rsidR="00360992" w:rsidRPr="001E6CB9">
        <w:t xml:space="preserve"> </w:t>
      </w:r>
      <w:r w:rsidRPr="001E6CB9">
        <w:t xml:space="preserve">observed </w:t>
      </w:r>
      <w:r w:rsidR="007C2619">
        <w:lastRenderedPageBreak/>
        <w:t>preferences</w:t>
      </w:r>
      <w:r w:rsidR="007C2619" w:rsidRPr="001E6CB9">
        <w:t xml:space="preserve"> </w:t>
      </w:r>
      <w:r w:rsidR="007C2619">
        <w:t xml:space="preserve">for </w:t>
      </w:r>
      <w:r w:rsidR="00360992">
        <w:t xml:space="preserve">each </w:t>
      </w:r>
      <w:r w:rsidR="008D5E42">
        <w:t xml:space="preserve">structure </w:t>
      </w:r>
      <w:r w:rsidRPr="001E6CB9">
        <w:t xml:space="preserve">in previous studies that used the </w:t>
      </w:r>
      <w:r w:rsidR="008D5E42">
        <w:t xml:space="preserve">similar </w:t>
      </w:r>
      <w:r w:rsidRPr="001E6CB9">
        <w:t>materials</w:t>
      </w:r>
      <w:r w:rsidR="00360992">
        <w:t xml:space="preserve">, </w:t>
      </w:r>
      <w:r w:rsidR="004D1214">
        <w:t xml:space="preserve">as well as </w:t>
      </w:r>
      <w:r w:rsidR="00360992">
        <w:t>in English as a whole</w:t>
      </w:r>
      <w:r w:rsidRPr="001E6CB9">
        <w:t xml:space="preserve">. </w:t>
      </w:r>
      <w:r w:rsidR="00E376F5" w:rsidRPr="001E6CB9">
        <w:t xml:space="preserve">For each event type, the confederate described half of the pictures using the preferred and half using the </w:t>
      </w:r>
      <w:proofErr w:type="spellStart"/>
      <w:r w:rsidR="00E376F5" w:rsidRPr="001E6CB9">
        <w:t>dispreferred</w:t>
      </w:r>
      <w:proofErr w:type="spellEnd"/>
      <w:r w:rsidR="00E376F5" w:rsidRPr="001E6CB9">
        <w:t xml:space="preserve"> structure</w:t>
      </w:r>
      <w:r w:rsidR="003928D5" w:rsidRPr="001E6CB9">
        <w:t>,</w:t>
      </w:r>
      <w:r w:rsidR="00E376F5" w:rsidRPr="001E6CB9">
        <w:t xml:space="preserve"> </w:t>
      </w:r>
      <w:r w:rsidRPr="001E6CB9">
        <w:t>both within each round and across the experiment (e.g.</w:t>
      </w:r>
      <w:r w:rsidR="007C2619">
        <w:t>,</w:t>
      </w:r>
      <w:r w:rsidRPr="001E6CB9">
        <w:t xml:space="preserve"> half of transitive events were described with passive sentences and half with active sentences). The lists were counterbalanced such that each picture </w:t>
      </w:r>
      <w:r w:rsidR="003928D5" w:rsidRPr="001E6CB9">
        <w:t xml:space="preserve">was described </w:t>
      </w:r>
      <w:r w:rsidRPr="001E6CB9">
        <w:t>equally with each alternation across subjects.</w:t>
      </w:r>
    </w:p>
    <w:p w14:paraId="78EC5D00" w14:textId="53AB35D9" w:rsidR="00C10D47" w:rsidRPr="001E6CB9" w:rsidRDefault="00C10D47" w:rsidP="00C10D47">
      <w:r w:rsidRPr="001E6CB9">
        <w:t>Participants were seated across from the confederate at a large table separated by a 24-inch high divider that allowed them to see each other’s faces but not their respective workspaces. Printed arrays of 12 rectangles of the same dimensions as the cards were placed in front of the participant and confederate to serve as placeholders for the cards. The sessions were audio recorded using a digital recorder.</w:t>
      </w:r>
    </w:p>
    <w:p w14:paraId="1EB8B8B8" w14:textId="68470CC3" w:rsidR="00C10D47" w:rsidRPr="001E6CB9" w:rsidRDefault="00C10D47" w:rsidP="00C10D47">
      <w:r w:rsidRPr="001E6CB9">
        <w:rPr>
          <w:b/>
          <w:bCs/>
        </w:rPr>
        <w:t>Procedure.</w:t>
      </w:r>
      <w:r w:rsidRPr="001E6CB9">
        <w:rPr>
          <w:i/>
          <w:iCs/>
        </w:rPr>
        <w:t xml:space="preserve"> </w:t>
      </w:r>
      <w:r w:rsidRPr="001E6CB9">
        <w:t xml:space="preserve">The cover task was that participants were playing a collaborative picture-matching game. Participants alternated between two roles in the game, the </w:t>
      </w:r>
      <w:r w:rsidRPr="001E6CB9">
        <w:rPr>
          <w:i/>
          <w:iCs/>
        </w:rPr>
        <w:t>director</w:t>
      </w:r>
      <w:r w:rsidRPr="001E6CB9">
        <w:t xml:space="preserve"> and the </w:t>
      </w:r>
      <w:r w:rsidRPr="001E6CB9">
        <w:rPr>
          <w:i/>
          <w:iCs/>
        </w:rPr>
        <w:t>matcher</w:t>
      </w:r>
      <w:r w:rsidRPr="001E6CB9">
        <w:t xml:space="preserve">. The job of the director was to describe his or her set of 12 cards in the order they were placed on the table, and the job of the matcher </w:t>
      </w:r>
      <w:r w:rsidR="00D22C75">
        <w:t xml:space="preserve">was </w:t>
      </w:r>
      <w:r w:rsidRPr="001E6CB9">
        <w:t xml:space="preserve">to rearrange his or her cards into the order </w:t>
      </w:r>
      <w:r w:rsidR="003D2B50" w:rsidRPr="001E6CB9">
        <w:t xml:space="preserve">they were </w:t>
      </w:r>
      <w:r w:rsidRPr="001E6CB9">
        <w:t>described by the director (adapted from Clark &amp; Wilkes-Gibbs, 1986). Each round consisted of two phases, such that the subject and the confederate serve</w:t>
      </w:r>
      <w:r w:rsidR="003928D5" w:rsidRPr="001E6CB9">
        <w:t>d</w:t>
      </w:r>
      <w:r w:rsidRPr="001E6CB9">
        <w:t xml:space="preserve"> as both the director and the matcher for each set of cards. At the beginning of the experiment, the experimenter ostensibly randomly selected the confederate to be the first director. During the first </w:t>
      </w:r>
      <w:r w:rsidR="00121F3C">
        <w:t>block</w:t>
      </w:r>
      <w:r w:rsidR="00121F3C" w:rsidRPr="001E6CB9">
        <w:t xml:space="preserve"> </w:t>
      </w:r>
      <w:r w:rsidRPr="001E6CB9">
        <w:t>of each round</w:t>
      </w:r>
      <w:r w:rsidR="00F4229C" w:rsidRPr="001E6CB9">
        <w:t>,</w:t>
      </w:r>
      <w:r w:rsidRPr="001E6CB9">
        <w:t xml:space="preserve"> the confederate </w:t>
      </w:r>
      <w:r w:rsidR="003928D5" w:rsidRPr="001E6CB9">
        <w:t xml:space="preserve">described 12 cards by </w:t>
      </w:r>
      <w:r w:rsidRPr="001E6CB9">
        <w:t>read</w:t>
      </w:r>
      <w:r w:rsidR="003928D5" w:rsidRPr="001E6CB9">
        <w:t>ing</w:t>
      </w:r>
      <w:r w:rsidRPr="001E6CB9">
        <w:t xml:space="preserve"> the scripted sentences (maintaining the cover that they were spontaneous picture descriptions)</w:t>
      </w:r>
      <w:r w:rsidR="003928D5" w:rsidRPr="001E6CB9">
        <w:t>,</w:t>
      </w:r>
      <w:r w:rsidRPr="001E6CB9">
        <w:t xml:space="preserve"> which served as the prime stimuli. Next, the subject described the same set of 12 pictures back to the confederate</w:t>
      </w:r>
      <w:r w:rsidR="003928D5" w:rsidRPr="001E6CB9">
        <w:t xml:space="preserve"> in a </w:t>
      </w:r>
      <w:r w:rsidR="00AA145C">
        <w:t>different</w:t>
      </w:r>
      <w:r w:rsidR="003928D5" w:rsidRPr="001E6CB9">
        <w:t xml:space="preserve"> </w:t>
      </w:r>
      <w:r w:rsidR="003928D5" w:rsidRPr="001E6CB9">
        <w:lastRenderedPageBreak/>
        <w:t>order</w:t>
      </w:r>
      <w:r w:rsidRPr="001E6CB9">
        <w:t>. This concluded one round of the experiment. The experiment consisted of four rounds, each with a different set of 12 cards.</w:t>
      </w:r>
    </w:p>
    <w:p w14:paraId="2F933E17" w14:textId="76EFADF2" w:rsidR="00C10D47" w:rsidRPr="001E6CB9" w:rsidRDefault="00C10D47" w:rsidP="00C10D47">
      <w:r w:rsidRPr="001E6CB9">
        <w:rPr>
          <w:b/>
          <w:bCs/>
        </w:rPr>
        <w:t>Scoring and analysis.</w:t>
      </w:r>
      <w:r w:rsidRPr="001E6CB9">
        <w:rPr>
          <w:i/>
          <w:iCs/>
        </w:rPr>
        <w:t xml:space="preserve"> </w:t>
      </w:r>
      <w:r w:rsidRPr="001E6CB9">
        <w:t xml:space="preserve">Audio recordings of the sessions were transcribed by trained research assistants. Each sentence was then coded for its syntactic structure. Only targets that conformed to the intended syntactic alternation were included in the final analysis. </w:t>
      </w:r>
      <w:r w:rsidR="00DC46DA">
        <w:t>T</w:t>
      </w:r>
      <w:r w:rsidRPr="001E6CB9">
        <w:t xml:space="preserve">ransitive targets were coded as either active or passive; dative targets were coded as either double object or prepositional object dative; </w:t>
      </w:r>
      <w:r w:rsidR="00B252BB">
        <w:t xml:space="preserve">and </w:t>
      </w:r>
      <w:r w:rsidRPr="001E6CB9">
        <w:t xml:space="preserve">locative targets were coded as either with-variant or on-variant. Target sentences that did not fall into these categories were marked as </w:t>
      </w:r>
      <w:proofErr w:type="spellStart"/>
      <w:r w:rsidRPr="001E6CB9">
        <w:t>unscorable</w:t>
      </w:r>
      <w:proofErr w:type="spellEnd"/>
      <w:r w:rsidRPr="001E6CB9">
        <w:t>. Sentences were scored only if the main verb could have been used in either form of the syntactic alternation.</w:t>
      </w:r>
    </w:p>
    <w:p w14:paraId="3EC1CAA1" w14:textId="56C4864C" w:rsidR="00C10D47" w:rsidRPr="001E6CB9" w:rsidRDefault="00C10D47" w:rsidP="00C10D47">
      <w:commentRangeStart w:id="106"/>
      <w:commentRangeStart w:id="107"/>
      <w:r w:rsidRPr="001E6CB9">
        <w:t xml:space="preserve">Three subjects were excluded from the analysis due to </w:t>
      </w:r>
      <w:r w:rsidR="00121F3C">
        <w:t>recording</w:t>
      </w:r>
      <w:r w:rsidR="00121F3C" w:rsidRPr="001E6CB9">
        <w:t xml:space="preserve"> </w:t>
      </w:r>
      <w:r w:rsidRPr="001E6CB9">
        <w:t>error</w:t>
      </w:r>
      <w:r w:rsidR="002432F4">
        <w:t>s</w:t>
      </w:r>
      <w:ins w:id="108" w:author="Nick Gruberg" w:date="2018-04-20T16:39:00Z">
        <w:r w:rsidR="00113C62">
          <w:t xml:space="preserve">, and two additional subjects were excluded because they produced </w:t>
        </w:r>
        <w:proofErr w:type="spellStart"/>
        <w:r w:rsidR="00113C62">
          <w:t>scorable</w:t>
        </w:r>
        <w:proofErr w:type="spellEnd"/>
        <w:r w:rsidR="00113C62">
          <w:t xml:space="preserve"> responses on fewer than 30% </w:t>
        </w:r>
      </w:ins>
      <w:ins w:id="109" w:author="Nick Gruberg" w:date="2018-04-20T16:40:00Z">
        <w:r w:rsidR="00113C62">
          <w:t>of trials</w:t>
        </w:r>
      </w:ins>
      <w:r w:rsidRPr="001E6CB9">
        <w:t xml:space="preserve">. We used R (R Core Team, 2014) and </w:t>
      </w:r>
      <w:r w:rsidRPr="001E6CB9">
        <w:rPr>
          <w:i/>
          <w:iCs/>
        </w:rPr>
        <w:t>lme4</w:t>
      </w:r>
      <w:r w:rsidRPr="001E6CB9">
        <w:t xml:space="preserve"> (Bates, </w:t>
      </w:r>
      <w:proofErr w:type="spellStart"/>
      <w:r w:rsidRPr="001E6CB9">
        <w:t>Maechler</w:t>
      </w:r>
      <w:proofErr w:type="spellEnd"/>
      <w:r w:rsidRPr="001E6CB9">
        <w:t xml:space="preserve">, </w:t>
      </w:r>
      <w:proofErr w:type="spellStart"/>
      <w:r w:rsidRPr="001E6CB9">
        <w:t>Bolker</w:t>
      </w:r>
      <w:proofErr w:type="spellEnd"/>
      <w:r w:rsidRPr="001E6CB9">
        <w:t xml:space="preserve">, &amp; Walker, 2014) to perform a mixed effects </w:t>
      </w:r>
      <w:r w:rsidR="0080453A" w:rsidRPr="001E6CB9">
        <w:t>logistic regression</w:t>
      </w:r>
      <w:r w:rsidRPr="001E6CB9">
        <w:t xml:space="preserve"> of the effect of the confederate’s prime syntactic structure on the subject’s target </w:t>
      </w:r>
      <w:r w:rsidR="002C00B8">
        <w:t>syntactic structure</w:t>
      </w:r>
      <w:r w:rsidRPr="001E6CB9">
        <w:t xml:space="preserve">. Prime type (preferred or </w:t>
      </w:r>
      <w:proofErr w:type="spellStart"/>
      <w:r w:rsidRPr="001E6CB9">
        <w:t>dispreferred</w:t>
      </w:r>
      <w:proofErr w:type="spellEnd"/>
      <w:r w:rsidRPr="001E6CB9">
        <w:t xml:space="preserve"> structure), verb class (transitive, dative, and locative), and their interaction (prime type x verb class) were entered into the model as fixed effects. We included the maximal random effects structure in our model (Barr, Levy, </w:t>
      </w:r>
      <w:proofErr w:type="spellStart"/>
      <w:r w:rsidRPr="001E6CB9">
        <w:t>Scheepers</w:t>
      </w:r>
      <w:proofErr w:type="spellEnd"/>
      <w:r w:rsidRPr="001E6CB9">
        <w:t xml:space="preserve">, &amp; </w:t>
      </w:r>
      <w:proofErr w:type="spellStart"/>
      <w:r w:rsidRPr="001E6CB9">
        <w:t>Tily</w:t>
      </w:r>
      <w:proofErr w:type="spellEnd"/>
      <w:r w:rsidRPr="001E6CB9">
        <w:t xml:space="preserve">, 2013). As random effects, we had intercepts for subjects and items, as well as by-subjects and by-items random slopes for the effect of prime type, the effect of verb class, and the interaction between prime type and verb class. Our models were run using the </w:t>
      </w:r>
      <w:proofErr w:type="spellStart"/>
      <w:r w:rsidRPr="001E6CB9">
        <w:rPr>
          <w:i/>
          <w:iCs/>
        </w:rPr>
        <w:t>bobyqa</w:t>
      </w:r>
      <w:proofErr w:type="spellEnd"/>
      <w:r w:rsidRPr="001E6CB9">
        <w:rPr>
          <w:i/>
          <w:iCs/>
        </w:rPr>
        <w:t xml:space="preserve"> optimizer</w:t>
      </w:r>
      <w:r w:rsidRPr="001E6CB9">
        <w:t xml:space="preserve"> to </w:t>
      </w:r>
      <w:r w:rsidR="002C00B8">
        <w:t>aid</w:t>
      </w:r>
      <w:r w:rsidR="002C00B8" w:rsidRPr="001E6CB9">
        <w:t xml:space="preserve"> </w:t>
      </w:r>
      <w:r w:rsidRPr="001E6CB9">
        <w:t xml:space="preserve">convergence. All reported </w:t>
      </w:r>
      <w:r w:rsidRPr="001E6CB9">
        <w:rPr>
          <w:i/>
          <w:iCs/>
        </w:rPr>
        <w:t>p</w:t>
      </w:r>
      <w:r w:rsidRPr="001E6CB9">
        <w:t>-values were obtained using likelihood ratio tests</w:t>
      </w:r>
      <w:r w:rsidR="00AA145C">
        <w:t xml:space="preserve">. </w:t>
      </w:r>
      <w:r w:rsidR="00A559B7">
        <w:t>I</w:t>
      </w:r>
      <w:r w:rsidR="00AA145C">
        <w:t xml:space="preserve">nteraction effects </w:t>
      </w:r>
      <w:r w:rsidR="00A559B7">
        <w:t>were tested</w:t>
      </w:r>
      <w:r w:rsidRPr="001E6CB9">
        <w:t xml:space="preserve"> by comparing the full model </w:t>
      </w:r>
      <w:r w:rsidRPr="001E6CB9">
        <w:lastRenderedPageBreak/>
        <w:t xml:space="preserve">against the model with the </w:t>
      </w:r>
      <w:r w:rsidR="007C18DB" w:rsidRPr="001E6CB9">
        <w:t xml:space="preserve">interaction term </w:t>
      </w:r>
      <w:r w:rsidRPr="001E6CB9">
        <w:t>removed</w:t>
      </w:r>
      <w:r w:rsidR="00A559B7">
        <w:t>.</w:t>
      </w:r>
      <w:r w:rsidR="00D65C43">
        <w:t xml:space="preserve">  </w:t>
      </w:r>
      <w:del w:id="110" w:author="Nick Gruberg" w:date="2018-04-20T16:48:00Z">
        <w:r w:rsidR="00A559B7" w:rsidDel="00113C62">
          <w:delText xml:space="preserve">Main </w:delText>
        </w:r>
      </w:del>
      <w:ins w:id="111" w:author="Nick Gruberg" w:date="2018-04-20T16:48:00Z">
        <w:r w:rsidR="00113C62">
          <w:t xml:space="preserve">Fixed main </w:t>
        </w:r>
      </w:ins>
      <w:r w:rsidR="00A559B7">
        <w:t xml:space="preserve">effects were tested by comparing </w:t>
      </w:r>
      <w:del w:id="112" w:author="Nick Gruberg" w:date="2018-04-20T16:41:00Z">
        <w:r w:rsidR="00A559B7" w:rsidDel="00113C62">
          <w:delText xml:space="preserve">a model that included the fixed main effects (but not the interaction terms) </w:delText>
        </w:r>
      </w:del>
      <w:ins w:id="113" w:author="Nick Gruberg" w:date="2018-04-20T16:41:00Z">
        <w:r w:rsidR="00113C62">
          <w:t xml:space="preserve">the full model </w:t>
        </w:r>
      </w:ins>
      <w:r w:rsidR="00A559B7">
        <w:t>against the model with the relevant fixed main effect removed.</w:t>
      </w:r>
      <w:commentRangeEnd w:id="106"/>
      <w:r w:rsidR="00E90E6F">
        <w:rPr>
          <w:rStyle w:val="CommentReference"/>
        </w:rPr>
        <w:commentReference w:id="106"/>
      </w:r>
      <w:commentRangeEnd w:id="107"/>
      <w:r w:rsidR="007213CB">
        <w:rPr>
          <w:rStyle w:val="CommentReference"/>
        </w:rPr>
        <w:commentReference w:id="107"/>
      </w:r>
    </w:p>
    <w:p w14:paraId="2B8746E6" w14:textId="77777777" w:rsidR="00C10D47" w:rsidRPr="001E6CB9" w:rsidRDefault="00C10D47" w:rsidP="00100C21">
      <w:pPr>
        <w:ind w:firstLine="0"/>
        <w:outlineLvl w:val="0"/>
      </w:pPr>
      <w:r w:rsidRPr="001E6CB9">
        <w:rPr>
          <w:b/>
          <w:bCs/>
        </w:rPr>
        <w:t>Results and discussion</w:t>
      </w:r>
    </w:p>
    <w:p w14:paraId="7FB7B92C" w14:textId="77777777" w:rsidR="00C10D47" w:rsidRPr="001E6CB9" w:rsidRDefault="00C10D47" w:rsidP="00C10D47">
      <w:r w:rsidRPr="001E6CB9">
        <w:t xml:space="preserve">Subjects produced </w:t>
      </w:r>
      <w:proofErr w:type="spellStart"/>
      <w:r w:rsidRPr="001E6CB9">
        <w:t>scorable</w:t>
      </w:r>
      <w:proofErr w:type="spellEnd"/>
      <w:r w:rsidRPr="001E6CB9">
        <w:t xml:space="preserve"> responses on 68.1% of trials overall (784 out of 1152 trials)</w:t>
      </w:r>
      <w:r w:rsidR="002C164D" w:rsidRPr="001E6CB9">
        <w:t>, including</w:t>
      </w:r>
      <w:r w:rsidRPr="001E6CB9">
        <w:t xml:space="preserve"> on 79.2% of transitive trials (304 out of 384), 71.9% of dative trials (276 out of 384), and 53.1% of locative trials (204 out of 384). The low percentage of </w:t>
      </w:r>
      <w:proofErr w:type="spellStart"/>
      <w:r w:rsidRPr="001E6CB9">
        <w:t>scorable</w:t>
      </w:r>
      <w:proofErr w:type="spellEnd"/>
      <w:r w:rsidRPr="001E6CB9">
        <w:t xml:space="preserve"> responses for locative trials was primarily due to the fact that subjects often used verbs that conveyed a similar meaning as the intended verbs but did not allow both syntactic alternatives. </w:t>
      </w:r>
    </w:p>
    <w:p w14:paraId="490148FD" w14:textId="158DEC80" w:rsidR="00F60E10" w:rsidRDefault="00DF5741" w:rsidP="00C10D47">
      <w:r w:rsidRPr="001E6CB9">
        <w:t>The results</w:t>
      </w:r>
      <w:r w:rsidR="002C164D" w:rsidRPr="001E6CB9">
        <w:t xml:space="preserve"> of Experiment 1</w:t>
      </w:r>
      <w:r w:rsidRPr="001E6CB9">
        <w:t xml:space="preserve"> are shown in Figure 1. S</w:t>
      </w:r>
      <w:r w:rsidR="00C10D47" w:rsidRPr="001E6CB9">
        <w:t>ubjects</w:t>
      </w:r>
      <w:r w:rsidRPr="001E6CB9">
        <w:t xml:space="preserve"> overall</w:t>
      </w:r>
      <w:r w:rsidR="00C10D47" w:rsidRPr="001E6CB9">
        <w:t xml:space="preserve"> were 12.6% more likely to produce the preferred syntactic structure (corresponding to the active transitive, double object dative, and on-variant locative, as discussed above) when primed with the preferred structure (66.5%) than when primed with the </w:t>
      </w:r>
      <w:proofErr w:type="spellStart"/>
      <w:r w:rsidR="007C18DB" w:rsidRPr="001E6CB9">
        <w:t>dispreferred</w:t>
      </w:r>
      <w:proofErr w:type="spellEnd"/>
      <w:r w:rsidR="007C18DB" w:rsidRPr="001E6CB9">
        <w:t xml:space="preserve"> </w:t>
      </w:r>
      <w:r w:rsidR="00C10D47" w:rsidRPr="001E6CB9">
        <w:t>(53.9%), and including prime type in the model significantly improved the model fit (</w:t>
      </w:r>
      <w:commentRangeStart w:id="114"/>
      <w:r w:rsidR="00C10D47" w:rsidRPr="001E6CB9">
        <w:rPr>
          <w:i/>
          <w:iCs/>
        </w:rPr>
        <w:t>χ</w:t>
      </w:r>
      <w:r w:rsidR="00C10D47" w:rsidRPr="001E6CB9">
        <w:rPr>
          <w:vertAlign w:val="superscript"/>
        </w:rPr>
        <w:t>2</w:t>
      </w:r>
      <w:r w:rsidR="00C10D47" w:rsidRPr="001E6CB9">
        <w:t xml:space="preserve">(1) = </w:t>
      </w:r>
      <w:del w:id="115" w:author="Nick Gruberg" w:date="2018-04-11T14:31:00Z">
        <w:r w:rsidR="00C10D47" w:rsidRPr="001E6CB9" w:rsidDel="006A51D2">
          <w:delText>13.37</w:delText>
        </w:r>
      </w:del>
      <w:ins w:id="116" w:author="Nick Gruberg" w:date="2018-04-11T14:31:00Z">
        <w:r w:rsidR="006A51D2">
          <w:t>19.</w:t>
        </w:r>
      </w:ins>
      <w:ins w:id="117" w:author="Nick Gruberg" w:date="2018-04-11T14:32:00Z">
        <w:r w:rsidR="006A51D2">
          <w:t>90</w:t>
        </w:r>
      </w:ins>
      <w:r w:rsidR="00C10D47" w:rsidRPr="001E6CB9">
        <w:t xml:space="preserve">, </w:t>
      </w:r>
      <w:r w:rsidR="00C10D47" w:rsidRPr="001E6CB9">
        <w:rPr>
          <w:i/>
          <w:iCs/>
        </w:rPr>
        <w:t>p</w:t>
      </w:r>
      <w:r w:rsidR="00C10D47" w:rsidRPr="001E6CB9">
        <w:t xml:space="preserve"> </w:t>
      </w:r>
      <w:del w:id="118" w:author="Nick Gruberg" w:date="2018-04-11T14:37:00Z">
        <w:r w:rsidR="00C10D47" w:rsidRPr="001E6CB9" w:rsidDel="007E34EF">
          <w:delText xml:space="preserve">= </w:delText>
        </w:r>
      </w:del>
      <w:ins w:id="119" w:author="Nick Gruberg" w:date="2018-04-11T14:37:00Z">
        <w:r w:rsidR="007E34EF">
          <w:t>&lt;</w:t>
        </w:r>
        <w:r w:rsidR="007E34EF" w:rsidRPr="001E6CB9">
          <w:t xml:space="preserve"> </w:t>
        </w:r>
      </w:ins>
      <w:r w:rsidR="00C10D47" w:rsidRPr="001E6CB9">
        <w:t>.000</w:t>
      </w:r>
      <w:ins w:id="120" w:author="Nick Gruberg" w:date="2018-04-11T14:36:00Z">
        <w:r w:rsidR="006A51D2">
          <w:t>1</w:t>
        </w:r>
      </w:ins>
      <w:commentRangeEnd w:id="114"/>
      <w:r w:rsidR="003078D2">
        <w:rPr>
          <w:rStyle w:val="CommentReference"/>
        </w:rPr>
        <w:commentReference w:id="114"/>
      </w:r>
      <w:del w:id="121" w:author="Nick Gruberg" w:date="2018-04-11T14:32:00Z">
        <w:r w:rsidR="00C10D47" w:rsidRPr="001E6CB9" w:rsidDel="006A51D2">
          <w:delText>3</w:delText>
        </w:r>
      </w:del>
      <w:r w:rsidR="00C10D47" w:rsidRPr="001E6CB9">
        <w:t>).</w:t>
      </w:r>
      <w:r w:rsidR="00F60E10">
        <w:t xml:space="preserve"> </w:t>
      </w:r>
      <w:r w:rsidR="00A82C75">
        <w:t xml:space="preserve"> The </w:t>
      </w:r>
      <w:r w:rsidR="00A82C75" w:rsidRPr="00A82C75">
        <w:t>main effect of verb class on subjects’ responses</w:t>
      </w:r>
      <w:r w:rsidR="00A82C75">
        <w:t xml:space="preserve"> was not significant</w:t>
      </w:r>
      <w:r w:rsidR="00A82C75" w:rsidRPr="00A82C75">
        <w:t xml:space="preserve"> (</w:t>
      </w:r>
      <w:commentRangeStart w:id="122"/>
      <w:r w:rsidR="00A82C75" w:rsidRPr="00A82C75">
        <w:t>χ</w:t>
      </w:r>
      <w:r w:rsidR="00A82C75" w:rsidRPr="00A82C75">
        <w:rPr>
          <w:vertAlign w:val="superscript"/>
        </w:rPr>
        <w:t>2</w:t>
      </w:r>
      <w:r w:rsidR="00A82C75" w:rsidRPr="00A82C75">
        <w:t xml:space="preserve">(1) = </w:t>
      </w:r>
      <w:del w:id="123" w:author="Nick Gruberg" w:date="2018-04-11T14:32:00Z">
        <w:r w:rsidR="00A82C75" w:rsidRPr="00A82C75" w:rsidDel="006A51D2">
          <w:delText>2.02</w:delText>
        </w:r>
      </w:del>
      <w:ins w:id="124" w:author="Nick Gruberg" w:date="2018-04-11T14:32:00Z">
        <w:r w:rsidR="006A51D2">
          <w:t>4.08</w:t>
        </w:r>
      </w:ins>
      <w:r w:rsidR="00A82C75" w:rsidRPr="00A82C75">
        <w:t xml:space="preserve">, </w:t>
      </w:r>
      <w:r w:rsidR="00A82C75" w:rsidRPr="00A82C75">
        <w:rPr>
          <w:i/>
          <w:iCs/>
        </w:rPr>
        <w:t>p</w:t>
      </w:r>
      <w:r w:rsidR="00A82C75" w:rsidRPr="00A82C75">
        <w:t xml:space="preserve"> = .</w:t>
      </w:r>
      <w:del w:id="125" w:author="Nick Gruberg" w:date="2018-04-11T14:33:00Z">
        <w:r w:rsidR="00A82C75" w:rsidRPr="00A82C75" w:rsidDel="006A51D2">
          <w:delText>36</w:delText>
        </w:r>
      </w:del>
      <w:ins w:id="126" w:author="Nick Gruberg" w:date="2018-04-11T14:33:00Z">
        <w:r w:rsidR="006A51D2">
          <w:t>13</w:t>
        </w:r>
      </w:ins>
      <w:commentRangeEnd w:id="122"/>
      <w:r w:rsidR="003078D2">
        <w:rPr>
          <w:rStyle w:val="CommentReference"/>
        </w:rPr>
        <w:commentReference w:id="122"/>
      </w:r>
      <w:r w:rsidR="00360992">
        <w:t>). N</w:t>
      </w:r>
      <w:r w:rsidR="00A82C75">
        <w:t>ote that this effect is theoretically uninteresting, as it would only indicate that the different verb classes express their separate preferences to different degrees.</w:t>
      </w:r>
    </w:p>
    <w:p w14:paraId="4647C219" w14:textId="13CB92DC" w:rsidR="00C10D47" w:rsidRPr="001E6CB9" w:rsidRDefault="00C10D47" w:rsidP="00F60E10">
      <w:r w:rsidRPr="001E6CB9">
        <w:t xml:space="preserve">There were also numerical differences in the prime effect </w:t>
      </w:r>
      <w:r w:rsidR="002C164D" w:rsidRPr="001E6CB9">
        <w:t xml:space="preserve">for </w:t>
      </w:r>
      <w:r w:rsidRPr="001E6CB9">
        <w:t>the different verb classes</w:t>
      </w:r>
      <w:r w:rsidR="002C00B8">
        <w:t>, although these differences</w:t>
      </w:r>
      <w:r w:rsidR="00A82C75">
        <w:t xml:space="preserve"> (i.e., the interaction between prime structure and verb type)</w:t>
      </w:r>
      <w:r w:rsidR="002C00B8">
        <w:t xml:space="preserve"> did not reach statistical significance</w:t>
      </w:r>
      <w:r w:rsidRPr="001E6CB9">
        <w:t>. For transitive targets, subjects were 10.1% more likely to produce an active structure when primed with an active structure (66.6%) than when primed with a passive (56.5%). For dative targets, subjects were 10.2% more likely to produce a prepositional dative structure when primed with a prepositional dative (57</w:t>
      </w:r>
      <w:r w:rsidR="001E3767">
        <w:t>.0</w:t>
      </w:r>
      <w:r w:rsidRPr="001E6CB9">
        <w:t>%) than when primed with a double object (46.8%). For locative targets, subjects were 17.3% more likely to produce an on-</w:t>
      </w:r>
      <w:r w:rsidRPr="001E6CB9">
        <w:lastRenderedPageBreak/>
        <w:t>variant structure when primed with an on-variant (79.6%) than when primed with a with-variant structure (62.3%). However, model comparison revealed that these differences in prime effect for different verb classes were not significant</w:t>
      </w:r>
      <w:r w:rsidR="008C5BAD" w:rsidRPr="001E6CB9">
        <w:t>ly different from one another</w:t>
      </w:r>
      <w:r w:rsidRPr="001E6CB9">
        <w:t xml:space="preserve"> (χ</w:t>
      </w:r>
      <w:r w:rsidRPr="001E6CB9">
        <w:rPr>
          <w:vertAlign w:val="superscript"/>
        </w:rPr>
        <w:t>2</w:t>
      </w:r>
      <w:r w:rsidRPr="001E6CB9">
        <w:t>(</w:t>
      </w:r>
      <w:commentRangeStart w:id="127"/>
      <w:r w:rsidR="00860840">
        <w:t>1</w:t>
      </w:r>
      <w:commentRangeEnd w:id="127"/>
      <w:r w:rsidR="00F96B1B">
        <w:rPr>
          <w:rStyle w:val="CommentReference"/>
        </w:rPr>
        <w:commentReference w:id="127"/>
      </w:r>
      <w:r w:rsidRPr="001E6CB9">
        <w:t xml:space="preserve">) = </w:t>
      </w:r>
      <w:commentRangeStart w:id="128"/>
      <w:del w:id="129" w:author="Nick Gruberg" w:date="2018-04-11T14:33:00Z">
        <w:r w:rsidRPr="001E6CB9" w:rsidDel="006A51D2">
          <w:delText>1.84</w:delText>
        </w:r>
      </w:del>
      <w:ins w:id="130" w:author="Nick Gruberg" w:date="2018-04-11T14:33:00Z">
        <w:r w:rsidR="006A51D2">
          <w:t>2.35</w:t>
        </w:r>
      </w:ins>
      <w:commentRangeEnd w:id="128"/>
      <w:r w:rsidR="00F96B1B">
        <w:rPr>
          <w:rStyle w:val="CommentReference"/>
        </w:rPr>
        <w:commentReference w:id="128"/>
      </w:r>
      <w:r w:rsidRPr="001E6CB9">
        <w:t xml:space="preserve">, </w:t>
      </w:r>
      <w:r w:rsidRPr="001E6CB9">
        <w:rPr>
          <w:i/>
          <w:iCs/>
        </w:rPr>
        <w:t>p</w:t>
      </w:r>
      <w:r w:rsidRPr="001E6CB9">
        <w:t xml:space="preserve"> = .</w:t>
      </w:r>
      <w:del w:id="131" w:author="Nick Gruberg" w:date="2018-04-11T14:33:00Z">
        <w:r w:rsidRPr="001E6CB9" w:rsidDel="006A51D2">
          <w:delText>40</w:delText>
        </w:r>
      </w:del>
      <w:ins w:id="132" w:author="Nick Gruberg" w:date="2018-04-11T14:33:00Z">
        <w:r w:rsidR="006A51D2">
          <w:t>31</w:t>
        </w:r>
      </w:ins>
      <w:r w:rsidRPr="001E6CB9">
        <w:t>). Verb class was excluded from further analyses as it is not relevant to our experimental questions.</w:t>
      </w:r>
    </w:p>
    <w:p w14:paraId="49EE0F53" w14:textId="77777777" w:rsidR="00C10D47" w:rsidRPr="001E6CB9" w:rsidRDefault="00C10D47" w:rsidP="00C10D47">
      <w:pPr>
        <w:jc w:val="center"/>
        <w:rPr>
          <w:rFonts w:eastAsia="Times New Roman"/>
        </w:rPr>
      </w:pPr>
      <w:r w:rsidRPr="001E6CB9">
        <w:rPr>
          <w:rFonts w:eastAsia="Times New Roman"/>
          <w:noProof/>
          <w:lang w:eastAsia="zh-CN"/>
        </w:rPr>
        <w:drawing>
          <wp:inline distT="0" distB="0" distL="0" distR="0" wp14:anchorId="17471838" wp14:editId="1D78C927">
            <wp:extent cx="3858895" cy="3858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858895" cy="3858895"/>
                    </a:xfrm>
                    <a:prstGeom prst="rect">
                      <a:avLst/>
                    </a:prstGeom>
                  </pic:spPr>
                </pic:pic>
              </a:graphicData>
            </a:graphic>
          </wp:inline>
        </w:drawing>
      </w:r>
    </w:p>
    <w:p w14:paraId="4CCEBF9D" w14:textId="53057D1A" w:rsidR="00C10D47" w:rsidRPr="001E6CB9" w:rsidRDefault="00DF5741" w:rsidP="00C10D47">
      <w:pPr>
        <w:ind w:left="360" w:right="432"/>
        <w:rPr>
          <w:rFonts w:eastAsia="Times New Roman"/>
        </w:rPr>
      </w:pPr>
      <w:r w:rsidRPr="001E6CB9">
        <w:rPr>
          <w:rFonts w:eastAsia="Times New Roman"/>
        </w:rPr>
        <w:t>Figure 1</w:t>
      </w:r>
      <w:r w:rsidR="00C10D47" w:rsidRPr="001E6CB9">
        <w:rPr>
          <w:rFonts w:eastAsia="Times New Roman"/>
        </w:rPr>
        <w:t>. Proportion of preferred structure responses by</w:t>
      </w:r>
      <w:r w:rsidR="00C76CCA">
        <w:rPr>
          <w:rFonts w:eastAsia="Times New Roman"/>
        </w:rPr>
        <w:t xml:space="preserve"> whether subjects heard events described with preferred or </w:t>
      </w:r>
      <w:proofErr w:type="spellStart"/>
      <w:r w:rsidR="00C76CCA">
        <w:rPr>
          <w:rFonts w:eastAsia="Times New Roman"/>
        </w:rPr>
        <w:t>dispreferred</w:t>
      </w:r>
      <w:proofErr w:type="spellEnd"/>
      <w:r w:rsidR="00C76CCA">
        <w:rPr>
          <w:rFonts w:eastAsia="Times New Roman"/>
        </w:rPr>
        <w:t xml:space="preserve"> structures and</w:t>
      </w:r>
      <w:r w:rsidR="00C10D47" w:rsidRPr="001E6CB9">
        <w:rPr>
          <w:rFonts w:eastAsia="Times New Roman"/>
        </w:rPr>
        <w:t xml:space="preserve"> verb class.</w:t>
      </w:r>
      <w:r w:rsidR="001E3767" w:rsidRPr="001E6CB9" w:rsidDel="001E3767">
        <w:rPr>
          <w:rFonts w:eastAsia="Times New Roman"/>
        </w:rPr>
        <w:t xml:space="preserve"> </w:t>
      </w:r>
      <w:r w:rsidR="00AE68F1">
        <w:rPr>
          <w:rFonts w:eastAsia="Times New Roman"/>
        </w:rPr>
        <w:t>In this and subsequent graphs, the error bars represent standard errors.</w:t>
      </w:r>
    </w:p>
    <w:p w14:paraId="3299C96C" w14:textId="77777777" w:rsidR="00C10D47" w:rsidRPr="001E6CB9" w:rsidRDefault="00C10D47" w:rsidP="001E3767">
      <w:pPr>
        <w:rPr>
          <w:rFonts w:eastAsia="Times New Roman"/>
        </w:rPr>
      </w:pPr>
    </w:p>
    <w:p w14:paraId="50D0F07A" w14:textId="78694B77" w:rsidR="00C10D47" w:rsidRPr="001E6CB9" w:rsidRDefault="00C10D47" w:rsidP="00DF5741">
      <w:pPr>
        <w:rPr>
          <w:rFonts w:eastAsia="Times New Roman"/>
        </w:rPr>
      </w:pPr>
      <w:r w:rsidRPr="001E6CB9">
        <w:rPr>
          <w:rFonts w:eastAsia="Times New Roman"/>
        </w:rPr>
        <w:t>These results indicate that conversational partners demonstrate syntactic entrainment</w:t>
      </w:r>
      <w:r w:rsidR="008C5BAD" w:rsidRPr="001E6CB9">
        <w:rPr>
          <w:rFonts w:eastAsia="Times New Roman"/>
        </w:rPr>
        <w:t>:</w:t>
      </w:r>
      <w:r w:rsidRPr="001E6CB9">
        <w:rPr>
          <w:rFonts w:eastAsia="Times New Roman"/>
        </w:rPr>
        <w:t xml:space="preserve"> </w:t>
      </w:r>
      <w:r w:rsidR="008C5BAD" w:rsidRPr="001E6CB9">
        <w:rPr>
          <w:rFonts w:eastAsia="Times New Roman"/>
        </w:rPr>
        <w:t>W</w:t>
      </w:r>
      <w:r w:rsidRPr="001E6CB9">
        <w:rPr>
          <w:rFonts w:eastAsia="Times New Roman"/>
        </w:rPr>
        <w:t xml:space="preserve">hen a speaker hears an event described using a particular syntactic structure, </w:t>
      </w:r>
      <w:r w:rsidR="008C5BAD" w:rsidRPr="001E6CB9">
        <w:rPr>
          <w:rFonts w:eastAsia="Times New Roman"/>
        </w:rPr>
        <w:t>she or he is</w:t>
      </w:r>
      <w:r w:rsidRPr="001E6CB9">
        <w:rPr>
          <w:rFonts w:eastAsia="Times New Roman"/>
        </w:rPr>
        <w:t xml:space="preserve"> more likely to use that structure subsequently when describing the same event. </w:t>
      </w:r>
      <w:r w:rsidR="00D00CDA" w:rsidRPr="001E6CB9">
        <w:rPr>
          <w:rFonts w:eastAsia="Times New Roman"/>
        </w:rPr>
        <w:t>Above</w:t>
      </w:r>
      <w:r w:rsidR="008C5BAD" w:rsidRPr="001E6CB9">
        <w:rPr>
          <w:rFonts w:eastAsia="Times New Roman"/>
        </w:rPr>
        <w:t>,</w:t>
      </w:r>
      <w:r w:rsidRPr="001E6CB9">
        <w:rPr>
          <w:rFonts w:eastAsia="Times New Roman"/>
        </w:rPr>
        <w:t xml:space="preserve"> we suggested that such an effect could </w:t>
      </w:r>
      <w:r w:rsidR="00A84903">
        <w:rPr>
          <w:rFonts w:eastAsia="Times New Roman"/>
        </w:rPr>
        <w:t>lead to</w:t>
      </w:r>
      <w:r w:rsidR="00A84903" w:rsidRPr="001E6CB9">
        <w:rPr>
          <w:rFonts w:eastAsia="Times New Roman"/>
        </w:rPr>
        <w:t xml:space="preserve"> </w:t>
      </w:r>
      <w:r w:rsidRPr="001E6CB9">
        <w:rPr>
          <w:rFonts w:eastAsia="Times New Roman"/>
        </w:rPr>
        <w:t xml:space="preserve">the establishment of conventions </w:t>
      </w:r>
      <w:r w:rsidR="008C5BAD" w:rsidRPr="001E6CB9">
        <w:rPr>
          <w:rFonts w:eastAsia="Times New Roman"/>
        </w:rPr>
        <w:t xml:space="preserve">within </w:t>
      </w:r>
      <w:r w:rsidRPr="001E6CB9">
        <w:rPr>
          <w:rFonts w:eastAsia="Times New Roman"/>
        </w:rPr>
        <w:t xml:space="preserve">the linguistic </w:t>
      </w:r>
      <w:r w:rsidRPr="001E6CB9">
        <w:rPr>
          <w:rFonts w:eastAsia="Times New Roman"/>
        </w:rPr>
        <w:lastRenderedPageBreak/>
        <w:t>community regarding how particular event content is mapped to particular syntactic structures.</w:t>
      </w:r>
      <w:ins w:id="133" w:author="Victor Ferreira" w:date="2018-04-17T10:54:00Z">
        <w:r w:rsidR="007E7AB6">
          <w:rPr>
            <w:rFonts w:eastAsia="Times New Roman"/>
          </w:rPr>
          <w:t xml:space="preserve"> Such a possibility is rendered more likely if syntactic entrainment is partner-independent, in that any tendency to describe an event with a structure that was heard used to describe that event with one par</w:t>
        </w:r>
      </w:ins>
      <w:ins w:id="134" w:author="Victor Ferreira" w:date="2018-04-17T10:55:00Z">
        <w:r w:rsidR="007E7AB6">
          <w:rPr>
            <w:rFonts w:eastAsia="Times New Roman"/>
          </w:rPr>
          <w:t xml:space="preserve">tner is exhibited also when addressing a new partner.  </w:t>
        </w:r>
      </w:ins>
      <w:del w:id="135" w:author="Victor Ferreira" w:date="2018-04-17T10:55:00Z">
        <w:r w:rsidRPr="001E6CB9" w:rsidDel="007E7AB6">
          <w:rPr>
            <w:rFonts w:eastAsia="Times New Roman"/>
          </w:rPr>
          <w:delText xml:space="preserve"> However, for this to be the case</w:delText>
        </w:r>
        <w:r w:rsidR="008C5BAD" w:rsidRPr="001E6CB9" w:rsidDel="007E7AB6">
          <w:rPr>
            <w:rFonts w:eastAsia="Times New Roman"/>
          </w:rPr>
          <w:delText>,</w:delText>
        </w:r>
        <w:r w:rsidRPr="001E6CB9" w:rsidDel="007E7AB6">
          <w:rPr>
            <w:rFonts w:eastAsia="Times New Roman"/>
          </w:rPr>
          <w:delText xml:space="preserve"> syntactic entrainment must be partner</w:delText>
        </w:r>
        <w:r w:rsidR="007951A1" w:rsidDel="007E7AB6">
          <w:rPr>
            <w:rFonts w:eastAsia="Times New Roman"/>
          </w:rPr>
          <w:delText>-</w:delText>
        </w:r>
        <w:r w:rsidRPr="001E6CB9" w:rsidDel="007E7AB6">
          <w:rPr>
            <w:rFonts w:eastAsia="Times New Roman"/>
          </w:rPr>
          <w:delText>independent, unlike other forms of entrainment (e.g.</w:delText>
        </w:r>
        <w:r w:rsidR="00A02AEF" w:rsidDel="007E7AB6">
          <w:rPr>
            <w:rFonts w:eastAsia="Times New Roman"/>
          </w:rPr>
          <w:delText>,</w:delText>
        </w:r>
        <w:r w:rsidRPr="001E6CB9" w:rsidDel="007E7AB6">
          <w:rPr>
            <w:rFonts w:eastAsia="Times New Roman"/>
          </w:rPr>
          <w:delText xml:space="preserve"> lexical entrainment, discussed earlier). In t</w:delText>
        </w:r>
      </w:del>
      <w:ins w:id="136" w:author="Victor Ferreira" w:date="2018-04-17T10:55:00Z">
        <w:r w:rsidR="007E7AB6">
          <w:rPr>
            <w:rFonts w:eastAsia="Times New Roman"/>
          </w:rPr>
          <w:t>T</w:t>
        </w:r>
      </w:ins>
      <w:r w:rsidRPr="001E6CB9">
        <w:rPr>
          <w:rFonts w:eastAsia="Times New Roman"/>
        </w:rPr>
        <w:t>he next two experiments</w:t>
      </w:r>
      <w:del w:id="137" w:author="Victor Ferreira" w:date="2018-04-17T10:55:00Z">
        <w:r w:rsidRPr="001E6CB9" w:rsidDel="007E7AB6">
          <w:rPr>
            <w:rFonts w:eastAsia="Times New Roman"/>
          </w:rPr>
          <w:delText>, we</w:delText>
        </w:r>
      </w:del>
      <w:r w:rsidRPr="001E6CB9">
        <w:rPr>
          <w:rFonts w:eastAsia="Times New Roman"/>
        </w:rPr>
        <w:t xml:space="preserve"> aim to determine whether syntactic entrainment shows </w:t>
      </w:r>
      <w:del w:id="138" w:author="Victor Ferreira" w:date="2018-04-17T10:55:00Z">
        <w:r w:rsidRPr="001E6CB9" w:rsidDel="007E7AB6">
          <w:rPr>
            <w:rFonts w:eastAsia="Times New Roman"/>
          </w:rPr>
          <w:delText xml:space="preserve">signs of </w:delText>
        </w:r>
      </w:del>
      <w:r w:rsidRPr="001E6CB9">
        <w:rPr>
          <w:rFonts w:eastAsia="Times New Roman"/>
        </w:rPr>
        <w:t>partner</w:t>
      </w:r>
      <w:r w:rsidR="007951A1">
        <w:rPr>
          <w:rFonts w:eastAsia="Times New Roman"/>
        </w:rPr>
        <w:t>-</w:t>
      </w:r>
      <w:r w:rsidRPr="001E6CB9">
        <w:rPr>
          <w:rFonts w:eastAsia="Times New Roman"/>
        </w:rPr>
        <w:t>specificity.</w:t>
      </w:r>
    </w:p>
    <w:p w14:paraId="7AA653A8" w14:textId="77777777" w:rsidR="00C10D47" w:rsidRPr="001E6CB9" w:rsidRDefault="00C10D47" w:rsidP="00C10D47">
      <w:pPr>
        <w:jc w:val="center"/>
        <w:outlineLvl w:val="0"/>
      </w:pPr>
      <w:r w:rsidRPr="001E6CB9">
        <w:rPr>
          <w:b/>
          <w:bCs/>
        </w:rPr>
        <w:t>Experiment 2</w:t>
      </w:r>
    </w:p>
    <w:p w14:paraId="59E43DFB" w14:textId="7D12AAF4" w:rsidR="00C10D47" w:rsidRPr="001E6CB9" w:rsidRDefault="00C10D47" w:rsidP="00C10D47">
      <w:r w:rsidRPr="001E6CB9">
        <w:t>In Experiment 2</w:t>
      </w:r>
      <w:r w:rsidR="007951A1">
        <w:t>,</w:t>
      </w:r>
      <w:r w:rsidRPr="001E6CB9">
        <w:t xml:space="preserve"> we test</w:t>
      </w:r>
      <w:r w:rsidR="007951A1">
        <w:t>ed</w:t>
      </w:r>
      <w:r w:rsidRPr="001E6CB9">
        <w:t xml:space="preserve"> the partner</w:t>
      </w:r>
      <w:r w:rsidR="007951A1">
        <w:t>-</w:t>
      </w:r>
      <w:r w:rsidRPr="001E6CB9">
        <w:t>independence (or specificity) of the syntactic entrainment effect found in Experiment 1.</w:t>
      </w:r>
      <w:r w:rsidR="00DB04CC">
        <w:t xml:space="preserve"> The paradigm mirrored that used in Experiment 1, except that on half of </w:t>
      </w:r>
      <w:r w:rsidR="007951A1">
        <w:t xml:space="preserve">the </w:t>
      </w:r>
      <w:r w:rsidR="00DB04CC">
        <w:t xml:space="preserve">trials, subjects described cards back to the same experimenter who they heard describe those same cards, whereas on the other half of trials, subjects described cards to a </w:t>
      </w:r>
      <w:r w:rsidR="007951A1">
        <w:t xml:space="preserve">different </w:t>
      </w:r>
      <w:r w:rsidR="00DB04CC">
        <w:t xml:space="preserve">experimenter </w:t>
      </w:r>
      <w:r w:rsidR="00FF29FF">
        <w:t xml:space="preserve">from </w:t>
      </w:r>
      <w:r w:rsidR="007951A1">
        <w:t xml:space="preserve">the one </w:t>
      </w:r>
      <w:r w:rsidR="00DB04CC">
        <w:t xml:space="preserve">who </w:t>
      </w:r>
      <w:r w:rsidR="007951A1">
        <w:t xml:space="preserve">had </w:t>
      </w:r>
      <w:r w:rsidR="00DB04CC">
        <w:t>described the cards</w:t>
      </w:r>
      <w:r w:rsidR="00F60E10">
        <w:t xml:space="preserve"> initially</w:t>
      </w:r>
      <w:r w:rsidR="00DB04CC">
        <w:t xml:space="preserve">.  Partner-specificity is evident to the extent that </w:t>
      </w:r>
      <w:r w:rsidR="00F60E10">
        <w:t xml:space="preserve">the </w:t>
      </w:r>
      <w:r w:rsidR="00DB04CC">
        <w:t>entrainment</w:t>
      </w:r>
      <w:r w:rsidR="00F60E10">
        <w:t xml:space="preserve"> effect</w:t>
      </w:r>
      <w:r w:rsidR="00DB04CC">
        <w:t xml:space="preserve"> is larger when subjects describe pictures back to the same experimenter than to the different experimenter; partner-independence is evident if entrainment effects are about equal in the two cases. </w:t>
      </w:r>
      <w:r w:rsidR="00E17382">
        <w:t xml:space="preserve"> </w:t>
      </w:r>
      <w:r w:rsidRPr="001E6CB9">
        <w:t xml:space="preserve">If we find </w:t>
      </w:r>
      <w:r w:rsidR="00DB04CC">
        <w:t>entrainment</w:t>
      </w:r>
      <w:r w:rsidRPr="001E6CB9">
        <w:t xml:space="preserve"> to be partner</w:t>
      </w:r>
      <w:r w:rsidR="00A051EA">
        <w:t>-</w:t>
      </w:r>
      <w:r w:rsidRPr="001E6CB9">
        <w:t>specific, then it would not be suitable for establishing conventions for the linguistic community. Finding partner</w:t>
      </w:r>
      <w:r w:rsidR="00A051EA">
        <w:t>-</w:t>
      </w:r>
      <w:r w:rsidRPr="001E6CB9">
        <w:t>independence would be compatible with the possibility that syntactic entrainment reflects the process by which linguistic communities converge on conventional mappings of particular event content onto particular syntactic structures.</w:t>
      </w:r>
    </w:p>
    <w:p w14:paraId="242A9A08" w14:textId="77777777" w:rsidR="00C10D47" w:rsidRPr="001E6CB9" w:rsidRDefault="00C10D47" w:rsidP="00100C21">
      <w:pPr>
        <w:ind w:firstLine="0"/>
        <w:outlineLvl w:val="0"/>
      </w:pPr>
      <w:r w:rsidRPr="001E6CB9">
        <w:rPr>
          <w:b/>
          <w:bCs/>
        </w:rPr>
        <w:t>Method</w:t>
      </w:r>
    </w:p>
    <w:p w14:paraId="1163E233" w14:textId="5D2999CF" w:rsidR="00C10D47" w:rsidRPr="001E6CB9" w:rsidRDefault="00C10D47" w:rsidP="00C10D47">
      <w:r w:rsidRPr="001E6CB9">
        <w:rPr>
          <w:b/>
          <w:bCs/>
        </w:rPr>
        <w:t xml:space="preserve">Subjects. </w:t>
      </w:r>
      <w:r w:rsidRPr="001E6CB9">
        <w:t xml:space="preserve">Ninety-six undergraduates from the UCSD community participated in the study in exchange for course credit. Because of the partner-identity manipulation, subjects in Experiment 2 had half as many trials in each condition as compared with Experiment 1. For this reason, and also to increase power to find any interaction between entrainment and partner </w:t>
      </w:r>
      <w:r w:rsidRPr="001E6CB9">
        <w:lastRenderedPageBreak/>
        <w:t>identity, we quadrupled the number of participants for this experiment.  All subjects reported being native English speakers.</w:t>
      </w:r>
    </w:p>
    <w:p w14:paraId="3FE98855" w14:textId="581CEC64" w:rsidR="00C10D47" w:rsidRPr="001E6CB9" w:rsidRDefault="00C10D47" w:rsidP="00C10D47">
      <w:r w:rsidRPr="001E6CB9">
        <w:rPr>
          <w:b/>
          <w:bCs/>
        </w:rPr>
        <w:t>Materials and design.</w:t>
      </w:r>
      <w:r w:rsidRPr="001E6CB9">
        <w:rPr>
          <w:i/>
          <w:iCs/>
        </w:rPr>
        <w:t xml:space="preserve"> </w:t>
      </w:r>
      <w:r w:rsidRPr="001E6CB9">
        <w:t xml:space="preserve">The same basic materials and design of Experiment 1 </w:t>
      </w:r>
      <w:r w:rsidR="00F976C7" w:rsidRPr="001E6CB9">
        <w:t>were</w:t>
      </w:r>
      <w:r w:rsidRPr="001E6CB9">
        <w:t xml:space="preserve"> used in Experiment 2. However, in Experiment 2 </w:t>
      </w:r>
      <w:r w:rsidR="00860840">
        <w:t>subjects interacted with</w:t>
      </w:r>
      <w:r w:rsidRPr="001E6CB9">
        <w:t xml:space="preserve"> two </w:t>
      </w:r>
      <w:r w:rsidR="00860840">
        <w:t xml:space="preserve">different </w:t>
      </w:r>
      <w:r w:rsidRPr="001E6CB9">
        <w:t xml:space="preserve">experimenters. The same </w:t>
      </w:r>
      <w:r w:rsidR="00110323" w:rsidRPr="001E6CB9">
        <w:t xml:space="preserve">51 </w:t>
      </w:r>
      <w:r w:rsidRPr="001E6CB9">
        <w:t>line-drawn action scenes used in Experiment 1 were reused in Experiment 2, with three of those cards being used in an abbreviated practice round. Four experimental lists were constructed to serve as scripts for the experimenters.</w:t>
      </w:r>
    </w:p>
    <w:p w14:paraId="7D1FFB7E" w14:textId="7A810C0A" w:rsidR="00C10D47" w:rsidRPr="001E6CB9" w:rsidRDefault="00C10D47" w:rsidP="00C10D47">
      <w:r w:rsidRPr="001E6CB9">
        <w:rPr>
          <w:b/>
          <w:bCs/>
        </w:rPr>
        <w:t>Procedure.</w:t>
      </w:r>
      <w:r w:rsidRPr="001E6CB9">
        <w:t xml:space="preserve"> </w:t>
      </w:r>
      <w:r w:rsidR="00FC6F68">
        <w:t>Each s</w:t>
      </w:r>
      <w:r w:rsidRPr="001E6CB9">
        <w:t>ubject</w:t>
      </w:r>
      <w:r w:rsidR="00FC6F68">
        <w:t xml:space="preserve"> was </w:t>
      </w:r>
      <w:r w:rsidRPr="001E6CB9">
        <w:t xml:space="preserve">tested </w:t>
      </w:r>
      <w:r w:rsidR="00FC6F68">
        <w:t xml:space="preserve">by </w:t>
      </w:r>
      <w:r w:rsidRPr="001E6CB9">
        <w:t xml:space="preserve">two experimenters.  (Note that unlike Experiment 1, subjects’ task partners were presented as experimenters, and not </w:t>
      </w:r>
      <w:r w:rsidR="008C5BAD" w:rsidRPr="001E6CB9">
        <w:t xml:space="preserve">as </w:t>
      </w:r>
      <w:r w:rsidRPr="001E6CB9">
        <w:t>confederates.)  The experiment consisted of four rounds. In two of the rounds, subject</w:t>
      </w:r>
      <w:r w:rsidR="00E37080">
        <w:t>s</w:t>
      </w:r>
      <w:r w:rsidRPr="001E6CB9">
        <w:t xml:space="preserve"> directed utterances (target descriptions) to the same experimenter </w:t>
      </w:r>
      <w:r w:rsidR="00F34A73">
        <w:t>who</w:t>
      </w:r>
      <w:r w:rsidR="00F34A73" w:rsidRPr="001E6CB9">
        <w:t xml:space="preserve"> </w:t>
      </w:r>
      <w:r w:rsidRPr="001E6CB9">
        <w:t xml:space="preserve">described the pictures to them in the prime phase, and in the other two rounds they directed utterances to </w:t>
      </w:r>
      <w:r w:rsidR="00110323" w:rsidRPr="001E6CB9">
        <w:t>the other</w:t>
      </w:r>
      <w:r w:rsidRPr="001E6CB9">
        <w:t xml:space="preserve"> experimenter. Each </w:t>
      </w:r>
      <w:r w:rsidRPr="001E6CB9">
        <w:rPr>
          <w:i/>
          <w:iCs/>
        </w:rPr>
        <w:t>experimenter condition</w:t>
      </w:r>
      <w:r w:rsidRPr="001E6CB9">
        <w:t xml:space="preserve"> occurred equally in each round across subjects (</w:t>
      </w:r>
      <w:r w:rsidR="00F34A73">
        <w:t>e.g.</w:t>
      </w:r>
      <w:r w:rsidRPr="001E6CB9">
        <w:t xml:space="preserve">, half of subjects spoke to the same experimenter in the first round and half spoke to a different experimenter) in order to control for </w:t>
      </w:r>
      <w:del w:id="139" w:author="Victor Ferreira" w:date="2018-04-17T10:57:00Z">
        <w:r w:rsidRPr="001E6CB9" w:rsidDel="007E7AB6">
          <w:delText xml:space="preserve">any possible </w:delText>
        </w:r>
      </w:del>
      <w:r w:rsidRPr="001E6CB9">
        <w:t xml:space="preserve">order effects. Experimenters switched rooms throughout the experiment to maintain the correct partner condition for each subject. </w:t>
      </w:r>
      <w:r w:rsidR="00F34A73">
        <w:t>Verb class</w:t>
      </w:r>
      <w:r w:rsidRPr="001E6CB9">
        <w:t xml:space="preserve"> (transitive, dative, and locative) and prime structure (preferred and </w:t>
      </w:r>
      <w:proofErr w:type="spellStart"/>
      <w:r w:rsidRPr="001E6CB9">
        <w:t>dispreferred</w:t>
      </w:r>
      <w:proofErr w:type="spellEnd"/>
      <w:r w:rsidRPr="001E6CB9">
        <w:t xml:space="preserve">) were </w:t>
      </w:r>
      <w:r w:rsidR="00F34A73">
        <w:t>counter</w:t>
      </w:r>
      <w:r w:rsidRPr="001E6CB9">
        <w:t xml:space="preserve">balanced both within each round and within the two experimenter conditions. </w:t>
      </w:r>
    </w:p>
    <w:p w14:paraId="4F001013" w14:textId="57C6BA2D" w:rsidR="00C10D47" w:rsidRPr="001E6CB9" w:rsidRDefault="00C10D47" w:rsidP="00C10D47">
      <w:r w:rsidRPr="001E6CB9">
        <w:t xml:space="preserve">After each prime and target round, subjects were given </w:t>
      </w:r>
      <w:r w:rsidR="00FC6F68">
        <w:t>one</w:t>
      </w:r>
      <w:r w:rsidRPr="001E6CB9">
        <w:t xml:space="preserve"> minute to solve four two-digit multiplication problems, which served to make the changing of experimenters less conspicuous. After </w:t>
      </w:r>
      <w:r w:rsidR="007F4AF1" w:rsidRPr="001E6CB9">
        <w:t>giving</w:t>
      </w:r>
      <w:r w:rsidRPr="001E6CB9">
        <w:t xml:space="preserve"> the subjects the </w:t>
      </w:r>
      <w:r w:rsidR="007F4AF1" w:rsidRPr="001E6CB9">
        <w:t xml:space="preserve">materials for the </w:t>
      </w:r>
      <w:r w:rsidRPr="001E6CB9">
        <w:t xml:space="preserve">multiplication </w:t>
      </w:r>
      <w:r w:rsidR="007F4AF1" w:rsidRPr="001E6CB9">
        <w:t>task</w:t>
      </w:r>
      <w:r w:rsidRPr="001E6CB9">
        <w:t xml:space="preserve">, the experimenters left their respective rooms, </w:t>
      </w:r>
      <w:r w:rsidR="007F4AF1" w:rsidRPr="001E6CB9">
        <w:t xml:space="preserve">waited </w:t>
      </w:r>
      <w:r w:rsidR="00E17382">
        <w:t>one minute</w:t>
      </w:r>
      <w:r w:rsidR="007F4AF1" w:rsidRPr="001E6CB9">
        <w:t xml:space="preserve"> for the subjects to complete the multiplication task, </w:t>
      </w:r>
      <w:r w:rsidRPr="001E6CB9">
        <w:t xml:space="preserve">and </w:t>
      </w:r>
      <w:r w:rsidRPr="001E6CB9">
        <w:lastRenderedPageBreak/>
        <w:t>then returned to either the same room or the other room according to the partner switching schedule.</w:t>
      </w:r>
    </w:p>
    <w:p w14:paraId="50759A1E" w14:textId="56DB6B20" w:rsidR="00C10D47" w:rsidRPr="001E6CB9" w:rsidRDefault="00C10D47" w:rsidP="00C10D47">
      <w:r w:rsidRPr="001E6CB9">
        <w:rPr>
          <w:b/>
          <w:bCs/>
        </w:rPr>
        <w:t>Scoring and analysis.</w:t>
      </w:r>
      <w:r w:rsidRPr="001E6CB9">
        <w:t xml:space="preserve"> The same coding procedure was used in Experiment 2 as in Experiment 1. </w:t>
      </w:r>
      <w:r w:rsidR="00D07F6B" w:rsidRPr="001E6CB9">
        <w:t xml:space="preserve">As in Experiment 1, the data were submitted to </w:t>
      </w:r>
      <w:r w:rsidRPr="001E6CB9">
        <w:t xml:space="preserve">a mixed effects </w:t>
      </w:r>
      <w:r w:rsidR="0080453A" w:rsidRPr="001E6CB9">
        <w:t>logistic regression</w:t>
      </w:r>
      <w:r w:rsidRPr="001E6CB9">
        <w:t xml:space="preserve">. However, because the verb class factor did not have a significant effect on syntactic entrainment in Experiment 1 (and because it carries no theoretical interest), it was excluded from the model. </w:t>
      </w:r>
      <w:commentRangeStart w:id="140"/>
      <w:r w:rsidRPr="001E6CB9">
        <w:t xml:space="preserve">Prime structure (preferred </w:t>
      </w:r>
      <w:r w:rsidR="001927BA" w:rsidRPr="001E6CB9">
        <w:t xml:space="preserve">vs. </w:t>
      </w:r>
      <w:proofErr w:type="spellStart"/>
      <w:r w:rsidRPr="001E6CB9">
        <w:t>dispreferred</w:t>
      </w:r>
      <w:proofErr w:type="spellEnd"/>
      <w:r w:rsidRPr="001E6CB9">
        <w:t xml:space="preserve"> structure), and experimenter condition (whether the same experimenter </w:t>
      </w:r>
      <w:r w:rsidR="00D7383B">
        <w:t xml:space="preserve">vs. different experimenter </w:t>
      </w:r>
      <w:r w:rsidRPr="001E6CB9">
        <w:t>administered the prime and target trials), and their interaction were entered as fixed effects into the model. We included the maximal random effects structure in our model. As random effects</w:t>
      </w:r>
      <w:r w:rsidR="001927BA" w:rsidRPr="001E6CB9">
        <w:t>,</w:t>
      </w:r>
      <w:r w:rsidRPr="001E6CB9">
        <w:t xml:space="preserve"> we had intercepts for subjects and items, as well as by-subjects and by-items random slopes for the effect of prime type, the effect of experimenter condition, and the interaction between prime type and experimenter condition</w:t>
      </w:r>
      <w:commentRangeEnd w:id="140"/>
      <w:r w:rsidR="007E7AB6">
        <w:rPr>
          <w:rStyle w:val="CommentReference"/>
        </w:rPr>
        <w:commentReference w:id="140"/>
      </w:r>
      <w:r w:rsidRPr="001E6CB9">
        <w:t xml:space="preserve">. All other </w:t>
      </w:r>
      <w:r w:rsidR="007F4AF1" w:rsidRPr="001E6CB9">
        <w:t xml:space="preserve">details of the </w:t>
      </w:r>
      <w:r w:rsidRPr="001E6CB9">
        <w:t xml:space="preserve">analyses were </w:t>
      </w:r>
      <w:r w:rsidR="007F4AF1" w:rsidRPr="001E6CB9">
        <w:t>identical to</w:t>
      </w:r>
      <w:r w:rsidRPr="001E6CB9">
        <w:t xml:space="preserve"> Experiment 1.</w:t>
      </w:r>
    </w:p>
    <w:p w14:paraId="4AA65C58" w14:textId="77777777" w:rsidR="00C10D47" w:rsidRPr="001E6CB9" w:rsidRDefault="00C10D47" w:rsidP="00100C21">
      <w:pPr>
        <w:ind w:firstLine="0"/>
        <w:outlineLvl w:val="0"/>
      </w:pPr>
      <w:r w:rsidRPr="001E6CB9">
        <w:rPr>
          <w:b/>
          <w:bCs/>
        </w:rPr>
        <w:t>Results and discussion</w:t>
      </w:r>
    </w:p>
    <w:p w14:paraId="6B3187F0" w14:textId="3AA99B05" w:rsidR="00C10D47" w:rsidRPr="001E6CB9" w:rsidRDefault="00D07F6B" w:rsidP="00C10D47">
      <w:r w:rsidRPr="001E6CB9">
        <w:t xml:space="preserve">Three subjects were excluded due to experimenter error, and a fourth subject was excluded from analysis for producing </w:t>
      </w:r>
      <w:proofErr w:type="spellStart"/>
      <w:r w:rsidRPr="001E6CB9">
        <w:t>scorable</w:t>
      </w:r>
      <w:proofErr w:type="spellEnd"/>
      <w:r w:rsidRPr="001E6CB9">
        <w:t xml:space="preserve"> responses on fewer than half of trials</w:t>
      </w:r>
      <w:r w:rsidR="001534AC">
        <w:t xml:space="preserve"> (a criterion that was established a priori for all experiments)</w:t>
      </w:r>
      <w:r w:rsidRPr="001E6CB9">
        <w:t xml:space="preserve">. </w:t>
      </w:r>
      <w:r w:rsidR="00C10D47" w:rsidRPr="001E6CB9">
        <w:t xml:space="preserve">Subjects produced </w:t>
      </w:r>
      <w:proofErr w:type="spellStart"/>
      <w:r w:rsidR="00C10D47" w:rsidRPr="001E6CB9">
        <w:t>scorable</w:t>
      </w:r>
      <w:proofErr w:type="spellEnd"/>
      <w:r w:rsidR="00C10D47" w:rsidRPr="001E6CB9">
        <w:t xml:space="preserve"> responses on 77.1% of trials (3405 out of 4416 trials)</w:t>
      </w:r>
      <w:r w:rsidR="001927BA" w:rsidRPr="001E6CB9">
        <w:t>, including</w:t>
      </w:r>
      <w:r w:rsidR="00C10D47" w:rsidRPr="001E6CB9">
        <w:t xml:space="preserve"> on 84.8% of transitive trials (1248 out of 1472), 86.8% of dative target trials (1277 out of 1472), and 59.8% of locative target trials (880 out of 1472).</w:t>
      </w:r>
    </w:p>
    <w:p w14:paraId="22BAF1F8" w14:textId="116044BF" w:rsidR="00860840" w:rsidRDefault="00DF5741" w:rsidP="00C10D47">
      <w:r w:rsidRPr="001E6CB9">
        <w:t xml:space="preserve">The results are shown in Figure 2. </w:t>
      </w:r>
      <w:r w:rsidR="00C10D47" w:rsidRPr="001E6CB9">
        <w:t xml:space="preserve">Replicating Experiment 1, there was a significant overall syntactic entrainment effect across experimenter conditions. Subjects were 10.6% more likely to produce the preferred structure when primed with the preferred structure (69.0%) than </w:t>
      </w:r>
      <w:r w:rsidR="00C10D47" w:rsidRPr="001E6CB9">
        <w:lastRenderedPageBreak/>
        <w:t xml:space="preserve">when primed with the alternative (58.4%); including prime </w:t>
      </w:r>
      <w:r w:rsidR="00E17382">
        <w:t>structure</w:t>
      </w:r>
      <w:r w:rsidR="00E17382" w:rsidRPr="001E6CB9">
        <w:t xml:space="preserve"> </w:t>
      </w:r>
      <w:r w:rsidR="00C10D47" w:rsidRPr="001E6CB9">
        <w:t>significantly improved our model fit (</w:t>
      </w:r>
      <w:commentRangeStart w:id="141"/>
      <w:r w:rsidR="00C10D47" w:rsidRPr="001E6CB9">
        <w:rPr>
          <w:i/>
          <w:iCs/>
        </w:rPr>
        <w:t>χ</w:t>
      </w:r>
      <w:r w:rsidR="00C10D47" w:rsidRPr="001E6CB9">
        <w:rPr>
          <w:vertAlign w:val="superscript"/>
        </w:rPr>
        <w:t>2</w:t>
      </w:r>
      <w:r w:rsidR="00C10D47" w:rsidRPr="001E6CB9">
        <w:t xml:space="preserve">(1) = </w:t>
      </w:r>
      <w:del w:id="142" w:author="Nick Gruberg" w:date="2018-04-11T14:36:00Z">
        <w:r w:rsidR="00C10D47" w:rsidRPr="001E6CB9" w:rsidDel="006A51D2">
          <w:delText>28.49</w:delText>
        </w:r>
      </w:del>
      <w:ins w:id="143" w:author="Nick Gruberg" w:date="2018-04-11T14:36:00Z">
        <w:r w:rsidR="006A51D2">
          <w:t>26.20</w:t>
        </w:r>
      </w:ins>
      <w:r w:rsidR="00C10D47" w:rsidRPr="001E6CB9">
        <w:t xml:space="preserve">, </w:t>
      </w:r>
      <w:r w:rsidR="00C10D47" w:rsidRPr="001E6CB9">
        <w:rPr>
          <w:i/>
          <w:iCs/>
        </w:rPr>
        <w:t>p</w:t>
      </w:r>
      <w:r w:rsidR="00C10D47" w:rsidRPr="001E6CB9">
        <w:t xml:space="preserve"> &lt; .0001</w:t>
      </w:r>
      <w:commentRangeEnd w:id="141"/>
      <w:r w:rsidR="00FE55D9">
        <w:rPr>
          <w:rStyle w:val="CommentReference"/>
        </w:rPr>
        <w:commentReference w:id="141"/>
      </w:r>
      <w:r w:rsidR="00C10D47" w:rsidRPr="001E6CB9">
        <w:t>).  </w:t>
      </w:r>
      <w:r w:rsidR="00AE541E">
        <w:t>The</w:t>
      </w:r>
      <w:r w:rsidR="00860840">
        <w:t xml:space="preserve"> </w:t>
      </w:r>
      <w:r w:rsidR="00AE541E">
        <w:t xml:space="preserve">(theoretically uninteresting) </w:t>
      </w:r>
      <w:r w:rsidR="00860840">
        <w:t>main effect of experimenter condition</w:t>
      </w:r>
      <w:r w:rsidR="00AE541E">
        <w:t xml:space="preserve"> was not significant</w:t>
      </w:r>
      <w:r w:rsidR="00860840">
        <w:t xml:space="preserve"> </w:t>
      </w:r>
      <w:r w:rsidR="00860840" w:rsidRPr="001E6CB9">
        <w:t>(</w:t>
      </w:r>
      <w:commentRangeStart w:id="144"/>
      <w:r w:rsidR="00860840" w:rsidRPr="001E6CB9">
        <w:rPr>
          <w:i/>
          <w:iCs/>
        </w:rPr>
        <w:t>χ</w:t>
      </w:r>
      <w:r w:rsidR="00860840" w:rsidRPr="001E6CB9">
        <w:rPr>
          <w:vertAlign w:val="superscript"/>
        </w:rPr>
        <w:t>2</w:t>
      </w:r>
      <w:r w:rsidR="00860840" w:rsidRPr="001E6CB9">
        <w:t xml:space="preserve">(1) = </w:t>
      </w:r>
      <w:del w:id="145" w:author="Nick Gruberg" w:date="2018-04-11T14:37:00Z">
        <w:r w:rsidR="0047657E" w:rsidDel="007E34EF">
          <w:delText>2.71</w:delText>
        </w:r>
      </w:del>
      <w:ins w:id="146" w:author="Nick Gruberg" w:date="2018-04-11T14:37:00Z">
        <w:r w:rsidR="007E34EF">
          <w:t>1.67</w:t>
        </w:r>
      </w:ins>
      <w:r w:rsidR="00860840" w:rsidRPr="001E6CB9">
        <w:t xml:space="preserve">, </w:t>
      </w:r>
      <w:r w:rsidR="00860840" w:rsidRPr="001E6CB9">
        <w:rPr>
          <w:i/>
          <w:iCs/>
        </w:rPr>
        <w:t>p</w:t>
      </w:r>
      <w:r w:rsidR="00860840" w:rsidRPr="001E6CB9">
        <w:t xml:space="preserve"> </w:t>
      </w:r>
      <w:r w:rsidR="0047657E">
        <w:t>=</w:t>
      </w:r>
      <w:r w:rsidR="00860840" w:rsidRPr="001E6CB9">
        <w:t>.</w:t>
      </w:r>
      <w:ins w:id="147" w:author="Nick Gruberg" w:date="2018-04-11T14:37:00Z">
        <w:r w:rsidR="007E34EF">
          <w:t>20</w:t>
        </w:r>
      </w:ins>
      <w:commentRangeEnd w:id="144"/>
      <w:r w:rsidR="00F96B1B">
        <w:rPr>
          <w:rStyle w:val="CommentReference"/>
        </w:rPr>
        <w:commentReference w:id="144"/>
      </w:r>
      <w:del w:id="148" w:author="Nick Gruberg" w:date="2018-04-11T14:37:00Z">
        <w:r w:rsidR="0047657E" w:rsidDel="007E34EF">
          <w:delText>10</w:delText>
        </w:r>
      </w:del>
      <w:r w:rsidR="00860840" w:rsidRPr="001E6CB9">
        <w:t>)</w:t>
      </w:r>
      <w:r w:rsidR="00860840">
        <w:t>.</w:t>
      </w:r>
    </w:p>
    <w:p w14:paraId="32A4F8F1" w14:textId="185C60B1" w:rsidR="00C10D47" w:rsidRPr="001E6CB9" w:rsidRDefault="00C10D47" w:rsidP="00FB2721">
      <w:r w:rsidRPr="001E6CB9">
        <w:t xml:space="preserve">Most critically, </w:t>
      </w:r>
      <w:r w:rsidR="00D07F6B" w:rsidRPr="001E6CB9">
        <w:t>there was no prime type x experimenter condition interaction: W</w:t>
      </w:r>
      <w:r w:rsidRPr="001E6CB9">
        <w:t xml:space="preserve">hen speaking to the same experimenter, subjects were 10.1% more likely to produce the preferred structure when primed with the preferred structure (68.0%) than when primed with the </w:t>
      </w:r>
      <w:proofErr w:type="spellStart"/>
      <w:r w:rsidR="00D07F6B" w:rsidRPr="001E6CB9">
        <w:t>dispreferred</w:t>
      </w:r>
      <w:proofErr w:type="spellEnd"/>
      <w:r w:rsidR="00D07F6B" w:rsidRPr="001E6CB9">
        <w:t xml:space="preserve"> </w:t>
      </w:r>
      <w:r w:rsidR="008E4910">
        <w:t xml:space="preserve">structure </w:t>
      </w:r>
      <w:r w:rsidRPr="001E6CB9">
        <w:t xml:space="preserve">(57.9%); when speaking to a different experimenter, subjects were 11.5% more likely to produce the preferred structure when primed with the preferred structure (70.3%) than when primed with the </w:t>
      </w:r>
      <w:proofErr w:type="spellStart"/>
      <w:r w:rsidR="00D07F6B" w:rsidRPr="001E6CB9">
        <w:t>dispreferred</w:t>
      </w:r>
      <w:proofErr w:type="spellEnd"/>
      <w:r w:rsidR="00D07F6B" w:rsidRPr="001E6CB9">
        <w:t xml:space="preserve"> </w:t>
      </w:r>
      <w:r w:rsidR="008E4910">
        <w:t xml:space="preserve">structure </w:t>
      </w:r>
      <w:r w:rsidRPr="001E6CB9">
        <w:t>(58.8%). The numerically larger priming effect for the different experimenter (i.e., in the direction opposite to that corresponding to partner-specificity) was not statistically significant, and removing the interaction term did not significantly alter the model fit (</w:t>
      </w:r>
      <w:commentRangeStart w:id="149"/>
      <w:commentRangeStart w:id="150"/>
      <w:r w:rsidRPr="001E6CB9">
        <w:rPr>
          <w:i/>
          <w:iCs/>
        </w:rPr>
        <w:t>χ</w:t>
      </w:r>
      <w:r w:rsidRPr="001E6CB9">
        <w:rPr>
          <w:vertAlign w:val="superscript"/>
        </w:rPr>
        <w:t>2</w:t>
      </w:r>
      <w:r w:rsidRPr="001E6CB9">
        <w:t>(1) = .</w:t>
      </w:r>
      <w:del w:id="151" w:author="Nick Gruberg" w:date="2018-04-11T14:38:00Z">
        <w:r w:rsidRPr="001E6CB9" w:rsidDel="007E34EF">
          <w:delText>0761</w:delText>
        </w:r>
      </w:del>
      <w:ins w:id="152" w:author="Nick Gruberg" w:date="2018-04-11T14:38:00Z">
        <w:r w:rsidR="007E34EF">
          <w:t>1661</w:t>
        </w:r>
      </w:ins>
      <w:r w:rsidRPr="001E6CB9">
        <w:t xml:space="preserve">, </w:t>
      </w:r>
      <w:r w:rsidRPr="001E6CB9">
        <w:rPr>
          <w:i/>
          <w:iCs/>
        </w:rPr>
        <w:t>p</w:t>
      </w:r>
      <w:r w:rsidRPr="001E6CB9">
        <w:t xml:space="preserve"> = .</w:t>
      </w:r>
      <w:del w:id="153" w:author="Nick Gruberg" w:date="2018-04-11T14:38:00Z">
        <w:r w:rsidRPr="001E6CB9" w:rsidDel="007E34EF">
          <w:delText>78</w:delText>
        </w:r>
      </w:del>
      <w:ins w:id="154" w:author="Nick Gruberg" w:date="2018-04-11T14:38:00Z">
        <w:r w:rsidR="007E34EF">
          <w:t>68</w:t>
        </w:r>
      </w:ins>
      <w:commentRangeEnd w:id="149"/>
      <w:r w:rsidR="00F96B1B">
        <w:rPr>
          <w:rStyle w:val="CommentReference"/>
        </w:rPr>
        <w:commentReference w:id="149"/>
      </w:r>
      <w:commentRangeEnd w:id="150"/>
      <w:r w:rsidR="00F96B1B">
        <w:rPr>
          <w:rStyle w:val="CommentReference"/>
        </w:rPr>
        <w:commentReference w:id="150"/>
      </w:r>
      <w:r w:rsidRPr="001E6CB9">
        <w:t>).</w:t>
      </w:r>
    </w:p>
    <w:p w14:paraId="7DEF11B6" w14:textId="77777777" w:rsidR="00C10D47" w:rsidRPr="001E6CB9" w:rsidRDefault="00C10D47">
      <w:pPr>
        <w:jc w:val="center"/>
        <w:pPrChange w:id="155" w:author="Nick Gruberg" w:date="2018-03-14T12:27:00Z">
          <w:pPr/>
        </w:pPrChange>
      </w:pPr>
      <w:r w:rsidRPr="001E6CB9">
        <w:rPr>
          <w:noProof/>
          <w:lang w:eastAsia="zh-CN"/>
        </w:rPr>
        <w:lastRenderedPageBreak/>
        <w:drawing>
          <wp:inline distT="0" distB="0" distL="0" distR="0" wp14:anchorId="3DC9A879" wp14:editId="7C50F27C">
            <wp:extent cx="4189095" cy="41890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89095" cy="4189095"/>
                    </a:xfrm>
                    <a:prstGeom prst="rect">
                      <a:avLst/>
                    </a:prstGeom>
                  </pic:spPr>
                </pic:pic>
              </a:graphicData>
            </a:graphic>
          </wp:inline>
        </w:drawing>
      </w:r>
    </w:p>
    <w:p w14:paraId="57875CFD" w14:textId="6DAE536E" w:rsidR="00C10D47" w:rsidRPr="001E6CB9" w:rsidRDefault="00DF5741" w:rsidP="00C10D47">
      <w:pPr>
        <w:ind w:left="360" w:right="432"/>
        <w:rPr>
          <w:rFonts w:eastAsia="Times New Roman"/>
        </w:rPr>
      </w:pPr>
      <w:r w:rsidRPr="001E6CB9">
        <w:rPr>
          <w:rFonts w:eastAsia="Times New Roman"/>
        </w:rPr>
        <w:t xml:space="preserve">Figure </w:t>
      </w:r>
      <w:r w:rsidR="00C10D47" w:rsidRPr="001E6CB9">
        <w:rPr>
          <w:rFonts w:eastAsia="Times New Roman"/>
        </w:rPr>
        <w:t>2.</w:t>
      </w:r>
      <w:r w:rsidR="00C10D47" w:rsidRPr="001E6CB9">
        <w:rPr>
          <w:sz w:val="22"/>
          <w:szCs w:val="22"/>
        </w:rPr>
        <w:t xml:space="preserve"> </w:t>
      </w:r>
      <w:r w:rsidR="00181C90" w:rsidRPr="001E6CB9">
        <w:rPr>
          <w:rFonts w:eastAsia="Times New Roman"/>
        </w:rPr>
        <w:t>The</w:t>
      </w:r>
      <w:r w:rsidR="00C10D47" w:rsidRPr="001E6CB9">
        <w:rPr>
          <w:rFonts w:eastAsia="Times New Roman"/>
        </w:rPr>
        <w:t xml:space="preserve"> proportion of preferred structure responses by</w:t>
      </w:r>
      <w:r w:rsidR="00C76CCA">
        <w:rPr>
          <w:rFonts w:eastAsia="Times New Roman"/>
        </w:rPr>
        <w:t xml:space="preserve"> </w:t>
      </w:r>
      <w:bookmarkStart w:id="156" w:name="OLE_LINK5"/>
      <w:bookmarkStart w:id="157" w:name="OLE_LINK6"/>
      <w:bookmarkStart w:id="158" w:name="OLE_LINK7"/>
      <w:bookmarkStart w:id="159" w:name="OLE_LINK18"/>
      <w:r w:rsidR="00C76CCA">
        <w:rPr>
          <w:rFonts w:eastAsia="Times New Roman"/>
        </w:rPr>
        <w:t>whether</w:t>
      </w:r>
      <w:r w:rsidR="00C10D47" w:rsidRPr="001E6CB9">
        <w:rPr>
          <w:rFonts w:eastAsia="Times New Roman"/>
        </w:rPr>
        <w:t xml:space="preserve"> </w:t>
      </w:r>
      <w:r w:rsidR="00C76CCA" w:rsidRPr="001E6CB9">
        <w:rPr>
          <w:rFonts w:eastAsia="Times New Roman"/>
        </w:rPr>
        <w:t>subjects</w:t>
      </w:r>
      <w:r w:rsidR="00C76CCA">
        <w:rPr>
          <w:rFonts w:eastAsia="Times New Roman"/>
        </w:rPr>
        <w:t xml:space="preserve"> heard preferred or </w:t>
      </w:r>
      <w:proofErr w:type="spellStart"/>
      <w:r w:rsidR="00C76CCA">
        <w:rPr>
          <w:rFonts w:eastAsia="Times New Roman"/>
        </w:rPr>
        <w:t>dispreferred</w:t>
      </w:r>
      <w:proofErr w:type="spellEnd"/>
      <w:r w:rsidR="00C76CCA">
        <w:rPr>
          <w:rFonts w:eastAsia="Times New Roman"/>
        </w:rPr>
        <w:t xml:space="preserve"> descriptions and whether subjects</w:t>
      </w:r>
      <w:r w:rsidR="00C76CCA" w:rsidRPr="001E6CB9">
        <w:rPr>
          <w:rFonts w:eastAsia="Times New Roman"/>
        </w:rPr>
        <w:t xml:space="preserve"> </w:t>
      </w:r>
      <w:r w:rsidR="00C76CCA">
        <w:rPr>
          <w:rFonts w:eastAsia="Times New Roman"/>
        </w:rPr>
        <w:t>described</w:t>
      </w:r>
      <w:r w:rsidR="00C76CCA" w:rsidRPr="001E6CB9">
        <w:rPr>
          <w:rFonts w:eastAsia="Times New Roman"/>
        </w:rPr>
        <w:t xml:space="preserve"> target event</w:t>
      </w:r>
      <w:r w:rsidR="00C76CCA">
        <w:rPr>
          <w:rFonts w:eastAsia="Times New Roman"/>
        </w:rPr>
        <w:t>s</w:t>
      </w:r>
      <w:r w:rsidR="00C76CCA" w:rsidRPr="001E6CB9">
        <w:rPr>
          <w:rFonts w:eastAsia="Times New Roman"/>
        </w:rPr>
        <w:t xml:space="preserve"> to the same</w:t>
      </w:r>
      <w:r w:rsidR="00C76CCA">
        <w:rPr>
          <w:rFonts w:eastAsia="Times New Roman"/>
        </w:rPr>
        <w:t xml:space="preserve"> versus different</w:t>
      </w:r>
      <w:r w:rsidR="00C76CCA" w:rsidRPr="001E6CB9">
        <w:rPr>
          <w:rFonts w:eastAsia="Times New Roman"/>
        </w:rPr>
        <w:t xml:space="preserve"> experimenter </w:t>
      </w:r>
      <w:r w:rsidR="00C76CCA">
        <w:rPr>
          <w:rFonts w:eastAsia="Times New Roman"/>
        </w:rPr>
        <w:t>who</w:t>
      </w:r>
      <w:r w:rsidR="00C76CCA" w:rsidRPr="001E6CB9">
        <w:rPr>
          <w:rFonts w:eastAsia="Times New Roman"/>
        </w:rPr>
        <w:t xml:space="preserve"> had </w:t>
      </w:r>
      <w:r w:rsidR="00C76CCA">
        <w:rPr>
          <w:rFonts w:eastAsia="Times New Roman"/>
        </w:rPr>
        <w:t xml:space="preserve">originally </w:t>
      </w:r>
      <w:r w:rsidR="00C76CCA" w:rsidRPr="001E6CB9">
        <w:rPr>
          <w:rFonts w:eastAsia="Times New Roman"/>
        </w:rPr>
        <w:t>described th</w:t>
      </w:r>
      <w:r w:rsidR="00C76CCA">
        <w:rPr>
          <w:rFonts w:eastAsia="Times New Roman"/>
        </w:rPr>
        <w:t>os</w:t>
      </w:r>
      <w:r w:rsidR="00C76CCA" w:rsidRPr="001E6CB9">
        <w:rPr>
          <w:rFonts w:eastAsia="Times New Roman"/>
        </w:rPr>
        <w:t>e event</w:t>
      </w:r>
      <w:r w:rsidR="00C76CCA">
        <w:rPr>
          <w:rFonts w:eastAsia="Times New Roman"/>
        </w:rPr>
        <w:t>s to them</w:t>
      </w:r>
      <w:bookmarkEnd w:id="156"/>
      <w:bookmarkEnd w:id="157"/>
      <w:r w:rsidR="00C10D47" w:rsidRPr="001E6CB9">
        <w:rPr>
          <w:rFonts w:eastAsia="Times New Roman"/>
        </w:rPr>
        <w:t>.</w:t>
      </w:r>
      <w:bookmarkEnd w:id="158"/>
      <w:bookmarkEnd w:id="159"/>
    </w:p>
    <w:p w14:paraId="7F074912" w14:textId="77777777" w:rsidR="00C10D47" w:rsidRPr="001E6CB9" w:rsidRDefault="00C10D47" w:rsidP="00C10D47">
      <w:pPr>
        <w:jc w:val="center"/>
      </w:pPr>
    </w:p>
    <w:p w14:paraId="558B3EB5" w14:textId="26A3ED86" w:rsidR="00C10D47" w:rsidRPr="001E6CB9" w:rsidRDefault="00C10D47" w:rsidP="00C10D47">
      <w:r w:rsidRPr="001E6CB9">
        <w:t xml:space="preserve">Thus, the results of Experiment 2 </w:t>
      </w:r>
      <w:r w:rsidR="00181C90" w:rsidRPr="001E6CB9">
        <w:t xml:space="preserve">demonstrate </w:t>
      </w:r>
      <w:r w:rsidRPr="001E6CB9">
        <w:t xml:space="preserve">that the association </w:t>
      </w:r>
      <w:r w:rsidR="00181C90" w:rsidRPr="001E6CB9">
        <w:t xml:space="preserve">found </w:t>
      </w:r>
      <w:r w:rsidRPr="001E6CB9">
        <w:t>in Experiment 1</w:t>
      </w:r>
      <w:r w:rsidR="001927BA" w:rsidRPr="001E6CB9">
        <w:t xml:space="preserve"> between event meaning and syntactic structure</w:t>
      </w:r>
      <w:r w:rsidRPr="001E6CB9">
        <w:t xml:space="preserve"> was not </w:t>
      </w:r>
      <w:r w:rsidR="001927BA" w:rsidRPr="001E6CB9">
        <w:t>contingent on</w:t>
      </w:r>
      <w:r w:rsidR="00181C90" w:rsidRPr="001E6CB9">
        <w:t xml:space="preserve"> </w:t>
      </w:r>
      <w:r w:rsidR="00AB3D0A">
        <w:t>whether</w:t>
      </w:r>
      <w:r w:rsidRPr="001E6CB9">
        <w:t xml:space="preserve"> they </w:t>
      </w:r>
      <w:r w:rsidR="00AB3D0A">
        <w:t>described pictures</w:t>
      </w:r>
      <w:r w:rsidR="00AB3D0A" w:rsidRPr="001E6CB9">
        <w:t xml:space="preserve"> </w:t>
      </w:r>
      <w:r w:rsidRPr="001E6CB9">
        <w:t>to</w:t>
      </w:r>
      <w:r w:rsidR="00AB3D0A">
        <w:t xml:space="preserve"> a partner who did or did not describe those same pictures to them</w:t>
      </w:r>
      <w:r w:rsidRPr="001E6CB9">
        <w:t xml:space="preserve">. This suggests that syntactic entrainment </w:t>
      </w:r>
      <w:r w:rsidR="00AB3D0A">
        <w:t xml:space="preserve">effects can “transmit” across members of a linguistic community, and so it remains </w:t>
      </w:r>
      <w:r w:rsidR="001927BA" w:rsidRPr="001E6CB9">
        <w:t xml:space="preserve">positioned to </w:t>
      </w:r>
      <w:r w:rsidRPr="001E6CB9">
        <w:t>reflect the process by which emergent properties of events become associated with particular syntactic structures.</w:t>
      </w:r>
    </w:p>
    <w:p w14:paraId="59F199AB" w14:textId="0725217F" w:rsidR="00C10D47" w:rsidRPr="001E6CB9" w:rsidRDefault="00C10D47" w:rsidP="00DF5741">
      <w:r w:rsidRPr="001E6CB9">
        <w:lastRenderedPageBreak/>
        <w:t>However, it is worth noting that in previous studies assessing partner</w:t>
      </w:r>
      <w:r w:rsidR="00DC4F13">
        <w:t>-</w:t>
      </w:r>
      <w:r w:rsidRPr="001E6CB9">
        <w:t xml:space="preserve">specificity in </w:t>
      </w:r>
      <w:r w:rsidR="00240745" w:rsidRPr="00AB3D0A">
        <w:rPr>
          <w:iCs/>
        </w:rPr>
        <w:t>lexical</w:t>
      </w:r>
      <w:r w:rsidRPr="001E6CB9">
        <w:t xml:space="preserve"> entrainment, conversational partners engaged in more extensive interaction than they did in our Experiment 2. Subjects in </w:t>
      </w:r>
      <w:proofErr w:type="spellStart"/>
      <w:r w:rsidRPr="001E6CB9">
        <w:t>Metzing</w:t>
      </w:r>
      <w:proofErr w:type="spellEnd"/>
      <w:r w:rsidRPr="001E6CB9">
        <w:t xml:space="preserve"> and Brennan’s (2003) study heard an object described four times by a confederate before demonstrating partner</w:t>
      </w:r>
      <w:r w:rsidR="00DC4F13">
        <w:t>-</w:t>
      </w:r>
      <w:r w:rsidRPr="001E6CB9">
        <w:t>specificity for lexical entrainment in comprehension. In Brennan and Clark (1996), two naive participants showed partner specificity in production after four trials with a particular object. In Experiment 2 of our study, the confederate described each event only once before partner specificity was assessed. It is possible that to elicit a partner</w:t>
      </w:r>
      <w:r w:rsidR="00AB3D0A">
        <w:t>-</w:t>
      </w:r>
      <w:r w:rsidRPr="001E6CB9">
        <w:t>specific pattern of syntactic entrainment, conversational partners require more extensive interaction. In Experiment 3, we test the hypothesis that partner</w:t>
      </w:r>
      <w:r w:rsidR="00DC4F13">
        <w:t>-</w:t>
      </w:r>
      <w:r w:rsidRPr="001E6CB9">
        <w:t>specific syntactic entrainment can be demonstrated if given greater experience with a partner’s syntactic preferences for a given picture.</w:t>
      </w:r>
    </w:p>
    <w:p w14:paraId="24A10EE3" w14:textId="77777777" w:rsidR="004862CC" w:rsidRDefault="00C10D47" w:rsidP="00AB3D0A">
      <w:pPr>
        <w:ind w:firstLine="0"/>
        <w:jc w:val="center"/>
        <w:outlineLvl w:val="0"/>
      </w:pPr>
      <w:r w:rsidRPr="001E6CB9">
        <w:rPr>
          <w:b/>
          <w:bCs/>
        </w:rPr>
        <w:t>Experiment 3</w:t>
      </w:r>
    </w:p>
    <w:p w14:paraId="51C4E52B" w14:textId="4FD76001" w:rsidR="00C10D47" w:rsidRPr="001E6CB9" w:rsidRDefault="00C10D47" w:rsidP="00C10D47">
      <w:r w:rsidRPr="001E6CB9">
        <w:t>In Experiment 3, as in Experiment 2, we sought to determine whether syntactic entrainment would demonstrate signs of partner</w:t>
      </w:r>
      <w:r w:rsidR="00DC4F13">
        <w:t>-</w:t>
      </w:r>
      <w:r w:rsidRPr="001E6CB9">
        <w:t>specificity. Although the results of Experiment 2 indicated no partner</w:t>
      </w:r>
      <w:r w:rsidR="00DC4F13">
        <w:t>-</w:t>
      </w:r>
      <w:r w:rsidRPr="001E6CB9">
        <w:t>specificity (and numerically the effect was</w:t>
      </w:r>
      <w:r w:rsidR="003E26EA">
        <w:t xml:space="preserve"> slightly</w:t>
      </w:r>
      <w:r w:rsidRPr="001E6CB9">
        <w:t xml:space="preserve"> in the opposite direction), in that experiment</w:t>
      </w:r>
      <w:r w:rsidR="004763CF" w:rsidRPr="001E6CB9">
        <w:t>,</w:t>
      </w:r>
      <w:r w:rsidRPr="001E6CB9">
        <w:t xml:space="preserve"> subjects experienced notably less exposure to their partner’s preference compared with previous demonstrations of partner</w:t>
      </w:r>
      <w:r w:rsidR="00E22BA8">
        <w:t>-</w:t>
      </w:r>
      <w:r w:rsidRPr="001E6CB9">
        <w:t xml:space="preserve">specificity in </w:t>
      </w:r>
      <w:r w:rsidR="001C6415" w:rsidRPr="001E6CB9">
        <w:t xml:space="preserve">lexical </w:t>
      </w:r>
      <w:r w:rsidRPr="001E6CB9">
        <w:t xml:space="preserve">entrainment. If subjects are indeed sensitive to their interlocutors’ syntactic preferences for particular picture depictions, then they might require more exposure to </w:t>
      </w:r>
      <w:r w:rsidR="00376C27" w:rsidRPr="001E6CB9">
        <w:t xml:space="preserve">infer </w:t>
      </w:r>
      <w:r w:rsidRPr="001E6CB9">
        <w:t>that their syntactic choices reflected a stable preference. Thus, in Experiment 3 we increased exposure to each picture description from one to four.</w:t>
      </w:r>
    </w:p>
    <w:p w14:paraId="09988023" w14:textId="77777777" w:rsidR="00C10D47" w:rsidRPr="001E6CB9" w:rsidRDefault="00C10D47" w:rsidP="004806D6">
      <w:pPr>
        <w:ind w:firstLine="0"/>
        <w:outlineLvl w:val="0"/>
      </w:pPr>
      <w:r w:rsidRPr="001E6CB9">
        <w:rPr>
          <w:b/>
          <w:bCs/>
        </w:rPr>
        <w:t>Method</w:t>
      </w:r>
    </w:p>
    <w:p w14:paraId="3A786634" w14:textId="21AF390E" w:rsidR="00C10D47" w:rsidRPr="001E6CB9" w:rsidRDefault="00C10D47" w:rsidP="00C10D47">
      <w:r w:rsidRPr="001E6CB9">
        <w:rPr>
          <w:b/>
          <w:bCs/>
        </w:rPr>
        <w:lastRenderedPageBreak/>
        <w:t>Subjects.</w:t>
      </w:r>
      <w:r w:rsidRPr="001E6CB9">
        <w:t xml:space="preserve"> Ninety-six undergraduates from the UC</w:t>
      </w:r>
      <w:r w:rsidR="008B089B">
        <w:t xml:space="preserve"> </w:t>
      </w:r>
      <w:r w:rsidRPr="001E6CB9">
        <w:t>S</w:t>
      </w:r>
      <w:r w:rsidR="008B089B">
        <w:t xml:space="preserve">an </w:t>
      </w:r>
      <w:r w:rsidRPr="001E6CB9">
        <w:t>D</w:t>
      </w:r>
      <w:r w:rsidR="008B089B">
        <w:t>iego</w:t>
      </w:r>
      <w:r w:rsidRPr="001E6CB9">
        <w:t xml:space="preserve"> community participated in the study in exchange for course credit. All subjects reported being native English speakers.</w:t>
      </w:r>
    </w:p>
    <w:p w14:paraId="37F5A82A" w14:textId="34251A28" w:rsidR="00C10D47" w:rsidRPr="001E6CB9" w:rsidRDefault="00C10D47" w:rsidP="00C10D47">
      <w:r w:rsidRPr="001E6CB9">
        <w:rPr>
          <w:b/>
          <w:bCs/>
        </w:rPr>
        <w:t>Materials and design.</w:t>
      </w:r>
      <w:r w:rsidRPr="001E6CB9">
        <w:t xml:space="preserve"> </w:t>
      </w:r>
      <w:r w:rsidR="00272496">
        <w:t>Experiment 3 employed a similar procedure as Experiment 2</w:t>
      </w:r>
      <w:r w:rsidR="00405AC8">
        <w:t xml:space="preserve">. </w:t>
      </w:r>
      <w:r w:rsidRPr="001E6CB9">
        <w:t xml:space="preserve">However, in Experiment 3, subjects </w:t>
      </w:r>
      <w:r w:rsidR="008B089B">
        <w:t>heard</w:t>
      </w:r>
      <w:r w:rsidR="008B089B" w:rsidRPr="001E6CB9">
        <w:t xml:space="preserve"> </w:t>
      </w:r>
      <w:r w:rsidRPr="001E6CB9">
        <w:t xml:space="preserve">4 prime sentences for each </w:t>
      </w:r>
      <w:r w:rsidR="008B089B">
        <w:t>picture</w:t>
      </w:r>
      <w:r w:rsidRPr="001E6CB9">
        <w:t xml:space="preserve">. Due to </w:t>
      </w:r>
      <w:r w:rsidR="00915FCD" w:rsidRPr="001E6CB9">
        <w:t xml:space="preserve">considerations </w:t>
      </w:r>
      <w:r w:rsidRPr="001E6CB9">
        <w:t xml:space="preserve">of time, subject fatigue, and to maintain a similar number of trials </w:t>
      </w:r>
      <w:r w:rsidR="00E22BA8">
        <w:t xml:space="preserve">across experiments </w:t>
      </w:r>
      <w:r w:rsidR="00BD0338">
        <w:t xml:space="preserve">that </w:t>
      </w:r>
      <w:r w:rsidRPr="001E6CB9">
        <w:t>subjects experienced overall, we reduced the number of</w:t>
      </w:r>
      <w:r w:rsidR="00AB4546">
        <w:t xml:space="preserve"> pictures from 48 to 24</w:t>
      </w:r>
      <w:r w:rsidR="00E22BA8">
        <w:t>,</w:t>
      </w:r>
      <w:r w:rsidR="00AB4546">
        <w:t xml:space="preserve"> and the number of</w:t>
      </w:r>
      <w:r w:rsidRPr="001E6CB9">
        <w:t xml:space="preserve"> </w:t>
      </w:r>
      <w:r w:rsidR="006E37D5">
        <w:t xml:space="preserve">target </w:t>
      </w:r>
      <w:r w:rsidRPr="001E6CB9">
        <w:t>rounds from four to two</w:t>
      </w:r>
      <w:r w:rsidR="00A54390" w:rsidRPr="001E6CB9">
        <w:t>.</w:t>
      </w:r>
      <w:r w:rsidRPr="001E6CB9">
        <w:t xml:space="preserve"> </w:t>
      </w:r>
    </w:p>
    <w:p w14:paraId="1A21EF8C" w14:textId="2AE7103E" w:rsidR="004C7C4B" w:rsidRDefault="00C10D47" w:rsidP="004A20C0">
      <w:r w:rsidRPr="001E6CB9">
        <w:rPr>
          <w:b/>
          <w:bCs/>
        </w:rPr>
        <w:t>Procedure.</w:t>
      </w:r>
      <w:r w:rsidRPr="001E6CB9">
        <w:t xml:space="preserve"> As in Experiment 2, subjects were tested </w:t>
      </w:r>
      <w:r w:rsidR="00E64313">
        <w:t>simultaneously</w:t>
      </w:r>
      <w:r w:rsidRPr="001E6CB9">
        <w:t xml:space="preserve"> by two experimenters</w:t>
      </w:r>
      <w:r w:rsidR="00BD410C">
        <w:t>. However, in Experiment 3</w:t>
      </w:r>
      <w:r w:rsidR="005960B2">
        <w:t>,</w:t>
      </w:r>
      <w:r w:rsidR="00BD410C">
        <w:t xml:space="preserve"> rather than </w:t>
      </w:r>
      <w:r w:rsidR="00697922">
        <w:t xml:space="preserve">hearing a single description for each picture (prime </w:t>
      </w:r>
      <w:r w:rsidR="004C7C4B">
        <w:t>round</w:t>
      </w:r>
      <w:r w:rsidR="00697922">
        <w:t xml:space="preserve">) before </w:t>
      </w:r>
      <w:r w:rsidR="00E64313">
        <w:t>describing those pictures themselves</w:t>
      </w:r>
      <w:r w:rsidR="00697922">
        <w:t xml:space="preserve"> (target </w:t>
      </w:r>
      <w:r w:rsidR="004C7C4B">
        <w:t>round</w:t>
      </w:r>
      <w:r w:rsidR="00697922">
        <w:t>)</w:t>
      </w:r>
      <w:r w:rsidR="00BD410C">
        <w:t xml:space="preserve">, subjects </w:t>
      </w:r>
      <w:r w:rsidR="00401DF7">
        <w:t>heard each picture described four times</w:t>
      </w:r>
      <w:r w:rsidR="003D1980">
        <w:t xml:space="preserve"> </w:t>
      </w:r>
      <w:r w:rsidR="004C7C4B">
        <w:t xml:space="preserve">in an extended </w:t>
      </w:r>
      <w:r w:rsidR="004C7C4B" w:rsidRPr="009C3619">
        <w:rPr>
          <w:i/>
        </w:rPr>
        <w:t>prime phase</w:t>
      </w:r>
      <w:r w:rsidR="004C7C4B">
        <w:t xml:space="preserve"> </w:t>
      </w:r>
      <w:r w:rsidR="003D1980">
        <w:t xml:space="preserve">before </w:t>
      </w:r>
      <w:r w:rsidR="00401DF7">
        <w:t>describing it themselves</w:t>
      </w:r>
      <w:r w:rsidR="00BD410C">
        <w:t xml:space="preserve">. </w:t>
      </w:r>
      <w:r w:rsidR="000B4C39">
        <w:t>F</w:t>
      </w:r>
      <w:r w:rsidR="00401DF7">
        <w:t xml:space="preserve">irst, </w:t>
      </w:r>
      <w:r w:rsidR="00697922">
        <w:t xml:space="preserve">in the prime phase, </w:t>
      </w:r>
      <w:r w:rsidR="00401DF7">
        <w:t>on</w:t>
      </w:r>
      <w:r w:rsidR="000B4C39">
        <w:t>e experimenter described a set of six pictures. Next, the other experimenter came into the room and described a different set of six pictures. Then the first experimenter came back and described the same six pictures s/he had originally described, and then the second experimenter came back and described the same six pictures s/he had originally described. This occurred twice more, so that ultimately each experimenter had described a set of six unique pictures four times</w:t>
      </w:r>
      <w:r w:rsidR="00401DF7">
        <w:t xml:space="preserve"> each</w:t>
      </w:r>
      <w:r w:rsidR="000B4C39">
        <w:t xml:space="preserve"> to the </w:t>
      </w:r>
      <w:r w:rsidR="00401DF7">
        <w:t>subject</w:t>
      </w:r>
      <w:r w:rsidR="000B4C39">
        <w:t xml:space="preserve">. Then, in the target </w:t>
      </w:r>
      <w:r w:rsidR="003A6507">
        <w:t>phase</w:t>
      </w:r>
      <w:r w:rsidR="000B4C39">
        <w:t xml:space="preserve">, the subject described these same 12 pictures to one of the two experimenters. That entire process was repeated, with a different set of 12 cards. Thus, each experimenter described a total of 12 cards (four times each), and the subject described a total of 24 cards (12 to each experimenter). </w:t>
      </w:r>
    </w:p>
    <w:p w14:paraId="6586089A" w14:textId="0988CC83" w:rsidR="004A20C0" w:rsidRDefault="003D1980" w:rsidP="004A20C0">
      <w:r>
        <w:t xml:space="preserve">The experimenters always </w:t>
      </w:r>
      <w:r w:rsidR="004C7C4B">
        <w:t xml:space="preserve">used the same syntactic structure when describing </w:t>
      </w:r>
      <w:r>
        <w:t>each particular picture throughout th</w:t>
      </w:r>
      <w:r w:rsidR="00CA4539">
        <w:t>e</w:t>
      </w:r>
      <w:r>
        <w:t xml:space="preserve"> prime phase.</w:t>
      </w:r>
      <w:r w:rsidR="00401DF7">
        <w:t xml:space="preserve"> I</w:t>
      </w:r>
      <w:r w:rsidR="00827CAE" w:rsidRPr="001E6CB9">
        <w:t xml:space="preserve">n the target </w:t>
      </w:r>
      <w:r w:rsidR="003A6507">
        <w:t>phase</w:t>
      </w:r>
      <w:r w:rsidR="00827CAE" w:rsidRPr="001E6CB9">
        <w:t xml:space="preserve">, </w:t>
      </w:r>
      <w:r w:rsidRPr="001E6CB9">
        <w:t>subject</w:t>
      </w:r>
      <w:r>
        <w:t xml:space="preserve">s described the </w:t>
      </w:r>
      <w:r w:rsidR="00DD58EE">
        <w:t xml:space="preserve">same </w:t>
      </w:r>
      <w:r>
        <w:t xml:space="preserve">12 </w:t>
      </w:r>
      <w:r w:rsidR="004C7C4B">
        <w:t xml:space="preserve">pictures </w:t>
      </w:r>
      <w:r>
        <w:t>from the prime phase</w:t>
      </w:r>
      <w:r w:rsidR="00DD58EE">
        <w:t xml:space="preserve"> (</w:t>
      </w:r>
      <w:r w:rsidR="00AB4546">
        <w:t>six</w:t>
      </w:r>
      <w:r w:rsidR="00DD58EE">
        <w:t xml:space="preserve"> that had been described by one experimenter and </w:t>
      </w:r>
      <w:r w:rsidR="00AB4546">
        <w:t>six</w:t>
      </w:r>
      <w:r w:rsidR="00DD58EE">
        <w:t xml:space="preserve"> by </w:t>
      </w:r>
      <w:r w:rsidR="00AB4546">
        <w:t xml:space="preserve">the </w:t>
      </w:r>
      <w:r w:rsidR="00AB4546">
        <w:lastRenderedPageBreak/>
        <w:t>other</w:t>
      </w:r>
      <w:r w:rsidR="00DD58EE">
        <w:t>)</w:t>
      </w:r>
      <w:r w:rsidRPr="001E6CB9">
        <w:t xml:space="preserve"> </w:t>
      </w:r>
      <w:r w:rsidR="00C10D47" w:rsidRPr="001E6CB9">
        <w:t>to one or the other of the experimenters.</w:t>
      </w:r>
      <w:r w:rsidR="00304AF4">
        <w:t xml:space="preserve"> T</w:t>
      </w:r>
      <w:r w:rsidR="008E68A5">
        <w:t xml:space="preserve">hus, </w:t>
      </w:r>
      <w:r w:rsidR="00E740E0">
        <w:t xml:space="preserve">of the 12 events the subject described in </w:t>
      </w:r>
      <w:r w:rsidR="00C653EA">
        <w:t>each</w:t>
      </w:r>
      <w:r w:rsidR="00E740E0">
        <w:t xml:space="preserve"> target </w:t>
      </w:r>
      <w:r w:rsidR="003A6507">
        <w:t>phase</w:t>
      </w:r>
      <w:r w:rsidR="00E740E0">
        <w:t xml:space="preserve">, six </w:t>
      </w:r>
      <w:r w:rsidR="00C653EA">
        <w:t xml:space="preserve">had </w:t>
      </w:r>
      <w:r w:rsidR="00E740E0">
        <w:t xml:space="preserve">been </w:t>
      </w:r>
      <w:r w:rsidR="00C653EA">
        <w:t xml:space="preserve">previously </w:t>
      </w:r>
      <w:r w:rsidR="00E740E0">
        <w:t xml:space="preserve">described by </w:t>
      </w:r>
      <w:r w:rsidR="008E68A5">
        <w:t xml:space="preserve">the experimenter </w:t>
      </w:r>
      <w:r w:rsidR="00C653EA">
        <w:t xml:space="preserve">currently </w:t>
      </w:r>
      <w:r w:rsidR="008E68A5">
        <w:t xml:space="preserve">administering </w:t>
      </w:r>
      <w:r w:rsidR="00E740E0">
        <w:t>the</w:t>
      </w:r>
      <w:r w:rsidR="008E68A5">
        <w:t xml:space="preserve"> target </w:t>
      </w:r>
      <w:r w:rsidR="003A6507">
        <w:t xml:space="preserve">phase </w:t>
      </w:r>
      <w:r w:rsidR="00E740E0">
        <w:t>(i.e., the same experimenter condition),</w:t>
      </w:r>
      <w:r w:rsidR="008E68A5">
        <w:t xml:space="preserve"> </w:t>
      </w:r>
      <w:r w:rsidR="00E740E0">
        <w:t>and six</w:t>
      </w:r>
      <w:r w:rsidR="008E68A5">
        <w:t xml:space="preserve"> </w:t>
      </w:r>
      <w:r w:rsidR="00C653EA">
        <w:t>had</w:t>
      </w:r>
      <w:r w:rsidR="008E68A5">
        <w:t xml:space="preserve"> </w:t>
      </w:r>
      <w:r w:rsidR="00E740E0">
        <w:t xml:space="preserve">been </w:t>
      </w:r>
      <w:r w:rsidR="00C653EA">
        <w:t xml:space="preserve">previously </w:t>
      </w:r>
      <w:r w:rsidR="008E68A5">
        <w:t xml:space="preserve">described </w:t>
      </w:r>
      <w:r w:rsidR="00E740E0">
        <w:t>by the other experimenter (i.e., the different experimenter condition)</w:t>
      </w:r>
      <w:r w:rsidR="008E68A5">
        <w:t>.</w:t>
      </w:r>
    </w:p>
    <w:p w14:paraId="6E6E9E1D" w14:textId="4000B098" w:rsidR="00C10D47" w:rsidRPr="001E6CB9" w:rsidRDefault="00C10D47" w:rsidP="00C10D47">
      <w:r w:rsidRPr="001E6CB9">
        <w:t xml:space="preserve">As in Experiment 2, subjects </w:t>
      </w:r>
      <w:r w:rsidR="00827CAE" w:rsidRPr="001E6CB9">
        <w:t xml:space="preserve">were given </w:t>
      </w:r>
      <w:r w:rsidRPr="001E6CB9">
        <w:t xml:space="preserve">two-digit multiplication problems </w:t>
      </w:r>
      <w:r w:rsidR="00827CAE" w:rsidRPr="001E6CB9">
        <w:t>as a cover task</w:t>
      </w:r>
      <w:r w:rsidRPr="001E6CB9">
        <w:t xml:space="preserve"> </w:t>
      </w:r>
      <w:r w:rsidR="00A747EF" w:rsidRPr="001E6CB9">
        <w:t xml:space="preserve">between every prime and target </w:t>
      </w:r>
      <w:r w:rsidR="003A6507">
        <w:t>phase</w:t>
      </w:r>
      <w:r w:rsidRPr="001E6CB9">
        <w:t>.</w:t>
      </w:r>
    </w:p>
    <w:p w14:paraId="24B4A4AA" w14:textId="348F8502" w:rsidR="00C10D47" w:rsidRPr="001E6CB9" w:rsidRDefault="00C10D47" w:rsidP="00C10D47">
      <w:r w:rsidRPr="001E6CB9">
        <w:rPr>
          <w:b/>
          <w:bCs/>
        </w:rPr>
        <w:t>Scoring and analysis.</w:t>
      </w:r>
      <w:r w:rsidRPr="001E6CB9">
        <w:t xml:space="preserve"> The same scoring procedure was used as in Experiment 2.   Analys</w:t>
      </w:r>
      <w:r w:rsidR="00AA258A" w:rsidRPr="001E6CB9">
        <w:t>e</w:t>
      </w:r>
      <w:r w:rsidRPr="001E6CB9">
        <w:t xml:space="preserve">s for Experiment 3 used the same </w:t>
      </w:r>
      <w:r w:rsidR="00AB4546">
        <w:t>statistical analysis approach</w:t>
      </w:r>
      <w:r w:rsidRPr="001E6CB9">
        <w:t xml:space="preserve"> as in Experiment 2.</w:t>
      </w:r>
    </w:p>
    <w:p w14:paraId="411DD76A" w14:textId="77777777" w:rsidR="004806D6" w:rsidRPr="001E6CB9" w:rsidRDefault="00C10D47" w:rsidP="004806D6">
      <w:pPr>
        <w:ind w:firstLine="0"/>
        <w:rPr>
          <w:b/>
          <w:bCs/>
        </w:rPr>
      </w:pPr>
      <w:r w:rsidRPr="001E6CB9">
        <w:rPr>
          <w:b/>
          <w:bCs/>
        </w:rPr>
        <w:t xml:space="preserve">Results and Discussion. </w:t>
      </w:r>
    </w:p>
    <w:p w14:paraId="30DDC631" w14:textId="6797300C" w:rsidR="00C10D47" w:rsidRPr="001E6CB9" w:rsidRDefault="00A747EF" w:rsidP="004806D6">
      <w:r w:rsidRPr="001E6CB9">
        <w:t xml:space="preserve">Two subjects were excluded from analysis because they produced </w:t>
      </w:r>
      <w:proofErr w:type="spellStart"/>
      <w:r w:rsidRPr="001E6CB9">
        <w:t>scorable</w:t>
      </w:r>
      <w:proofErr w:type="spellEnd"/>
      <w:r w:rsidRPr="001E6CB9">
        <w:t xml:space="preserve"> responses on fewer than half of trials. </w:t>
      </w:r>
      <w:r w:rsidR="00C10D47" w:rsidRPr="001E6CB9">
        <w:t xml:space="preserve">Subjects produced </w:t>
      </w:r>
      <w:proofErr w:type="spellStart"/>
      <w:r w:rsidR="00C10D47" w:rsidRPr="001E6CB9">
        <w:t>scorable</w:t>
      </w:r>
      <w:proofErr w:type="spellEnd"/>
      <w:r w:rsidR="00C10D47" w:rsidRPr="001E6CB9">
        <w:t xml:space="preserve"> responses on 85</w:t>
      </w:r>
      <w:r w:rsidR="00BD410C">
        <w:t>.0</w:t>
      </w:r>
      <w:r w:rsidR="00C10D47" w:rsidRPr="001E6CB9">
        <w:t>% of trials (1918 out of 2256 trials)</w:t>
      </w:r>
      <w:r w:rsidR="00AA258A" w:rsidRPr="001E6CB9">
        <w:t>, including</w:t>
      </w:r>
      <w:r w:rsidR="00C10D47" w:rsidRPr="001E6CB9">
        <w:t xml:space="preserve"> on 96.1% of transitive </w:t>
      </w:r>
      <w:r w:rsidR="00D2283C">
        <w:t xml:space="preserve">target </w:t>
      </w:r>
      <w:r w:rsidR="00C10D47" w:rsidRPr="001E6CB9">
        <w:t xml:space="preserve">trials (723 out of 752), on 88.7% of dative target trials (667 out of 752), and on 70.2% of locative target trials (528 out of 752). </w:t>
      </w:r>
    </w:p>
    <w:p w14:paraId="4709009F" w14:textId="0C505156" w:rsidR="00C10D47" w:rsidRPr="001E6CB9" w:rsidRDefault="004806D6" w:rsidP="00C10D47">
      <w:r w:rsidRPr="001E6CB9">
        <w:t xml:space="preserve">The results are shown in Figure 3. </w:t>
      </w:r>
      <w:r w:rsidR="00C10D47" w:rsidRPr="001E6CB9">
        <w:t>Replicating the</w:t>
      </w:r>
      <w:r w:rsidR="00A747EF" w:rsidRPr="001E6CB9">
        <w:t xml:space="preserve"> main</w:t>
      </w:r>
      <w:r w:rsidR="00C10D47" w:rsidRPr="001E6CB9">
        <w:t xml:space="preserve"> result from Experiments 1 and 2, there was a significant overall syntactic entrainment effect across experimenter conditions. Subjects were 23</w:t>
      </w:r>
      <w:r w:rsidR="00BD410C">
        <w:t>.0</w:t>
      </w:r>
      <w:r w:rsidR="00C10D47" w:rsidRPr="001E6CB9">
        <w:t>% more likely to produce the preferred structure when primed with the preferred structure (73</w:t>
      </w:r>
      <w:r w:rsidR="00BD410C">
        <w:t>.0</w:t>
      </w:r>
      <w:r w:rsidR="00C10D47" w:rsidRPr="001E6CB9">
        <w:t>%) than when primed with the alternative (50</w:t>
      </w:r>
      <w:r w:rsidR="00BA6F8A">
        <w:t>.0</w:t>
      </w:r>
      <w:r w:rsidR="00C10D47" w:rsidRPr="001E6CB9">
        <w:t>%); including prime type significantly improved our model fit (</w:t>
      </w:r>
      <w:commentRangeStart w:id="160"/>
      <w:r w:rsidR="00C10D47" w:rsidRPr="001E6CB9">
        <w:rPr>
          <w:i/>
          <w:iCs/>
        </w:rPr>
        <w:t>χ</w:t>
      </w:r>
      <w:r w:rsidR="00C10D47" w:rsidRPr="001E6CB9">
        <w:rPr>
          <w:vertAlign w:val="superscript"/>
        </w:rPr>
        <w:t>2</w:t>
      </w:r>
      <w:r w:rsidR="00C10D47" w:rsidRPr="001E6CB9">
        <w:t xml:space="preserve">(1) = </w:t>
      </w:r>
      <w:r w:rsidR="007E34EF">
        <w:t>31.5</w:t>
      </w:r>
      <w:r w:rsidR="00C10D47" w:rsidRPr="001E6CB9">
        <w:t xml:space="preserve">, </w:t>
      </w:r>
      <w:r w:rsidR="00C10D47" w:rsidRPr="001E6CB9">
        <w:rPr>
          <w:i/>
          <w:iCs/>
        </w:rPr>
        <w:t>p</w:t>
      </w:r>
      <w:r w:rsidR="00C10D47" w:rsidRPr="001E6CB9">
        <w:t xml:space="preserve"> &lt; .0001</w:t>
      </w:r>
      <w:commentRangeEnd w:id="160"/>
      <w:r w:rsidR="00F96B1B">
        <w:rPr>
          <w:rStyle w:val="CommentReference"/>
        </w:rPr>
        <w:commentReference w:id="160"/>
      </w:r>
      <w:r w:rsidR="00C10D47" w:rsidRPr="001E6CB9">
        <w:t>). The numerically larger effect of prime</w:t>
      </w:r>
      <w:r w:rsidR="00D338D1" w:rsidRPr="001E6CB9">
        <w:t xml:space="preserve"> in Experiment 3 compared to Experiments 1 and 2</w:t>
      </w:r>
      <w:r w:rsidR="00C10D47" w:rsidRPr="001E6CB9">
        <w:t xml:space="preserve"> is likely due to the fact that in Experiment 3, subjects heard each prime sentence four times, rather than once as in Experiments 1 and 2.</w:t>
      </w:r>
      <w:r w:rsidR="00AF09D3">
        <w:t xml:space="preserve"> </w:t>
      </w:r>
      <w:r w:rsidR="00AD27AA">
        <w:t>The (theoretically uninteresting)</w:t>
      </w:r>
      <w:r w:rsidR="00AF09D3">
        <w:t xml:space="preserve"> main effect of experimenter condition</w:t>
      </w:r>
      <w:r w:rsidR="00AD27AA">
        <w:t xml:space="preserve"> was not significant</w:t>
      </w:r>
      <w:r w:rsidR="00AF09D3">
        <w:t xml:space="preserve"> </w:t>
      </w:r>
      <w:r w:rsidR="00AF09D3" w:rsidRPr="001E6CB9">
        <w:t>(</w:t>
      </w:r>
      <w:commentRangeStart w:id="161"/>
      <w:r w:rsidR="00AF09D3" w:rsidRPr="001E6CB9">
        <w:rPr>
          <w:i/>
          <w:iCs/>
        </w:rPr>
        <w:t>χ</w:t>
      </w:r>
      <w:r w:rsidR="00AF09D3" w:rsidRPr="001E6CB9">
        <w:rPr>
          <w:vertAlign w:val="superscript"/>
        </w:rPr>
        <w:t>2</w:t>
      </w:r>
      <w:r w:rsidR="00AF09D3" w:rsidRPr="001E6CB9">
        <w:t xml:space="preserve">(1) = </w:t>
      </w:r>
      <w:r w:rsidR="00D27BA9">
        <w:t>0</w:t>
      </w:r>
      <w:r w:rsidR="00AF09D3">
        <w:t>.</w:t>
      </w:r>
      <w:r w:rsidR="007E34EF">
        <w:t>1</w:t>
      </w:r>
      <w:r w:rsidR="00D27BA9">
        <w:t>7</w:t>
      </w:r>
      <w:r w:rsidR="00AF09D3" w:rsidRPr="001E6CB9">
        <w:t xml:space="preserve">, </w:t>
      </w:r>
      <w:r w:rsidR="00AF09D3" w:rsidRPr="001E6CB9">
        <w:rPr>
          <w:i/>
          <w:iCs/>
        </w:rPr>
        <w:t>p</w:t>
      </w:r>
      <w:r w:rsidR="00AF09D3" w:rsidRPr="001E6CB9">
        <w:t xml:space="preserve"> </w:t>
      </w:r>
      <w:r w:rsidR="00AF09D3">
        <w:t>=</w:t>
      </w:r>
      <w:r w:rsidR="00AF09D3" w:rsidRPr="001E6CB9">
        <w:t>.</w:t>
      </w:r>
      <w:r w:rsidR="007E34EF">
        <w:t>68</w:t>
      </w:r>
      <w:commentRangeEnd w:id="161"/>
      <w:r w:rsidR="00F96B1B">
        <w:rPr>
          <w:rStyle w:val="CommentReference"/>
        </w:rPr>
        <w:commentReference w:id="161"/>
      </w:r>
      <w:r w:rsidR="00AF09D3" w:rsidRPr="001E6CB9">
        <w:t>)</w:t>
      </w:r>
      <w:r w:rsidR="00AF09D3">
        <w:t>.</w:t>
      </w:r>
    </w:p>
    <w:p w14:paraId="38E5D4D3" w14:textId="63F1016A" w:rsidR="00C10D47" w:rsidRPr="001E6CB9" w:rsidRDefault="00C10D47" w:rsidP="009C3619">
      <w:r w:rsidRPr="001E6CB9">
        <w:lastRenderedPageBreak/>
        <w:t>Most importantly, when speaking to the same experimenter, subjects were 25.8% more likely to produce the preferred structure when primed with the preferred structure (73.7%) than when primed with the alternative (47.9%). But, when speaking to a different experimenter</w:t>
      </w:r>
      <w:r w:rsidR="00AD27AA">
        <w:t>,</w:t>
      </w:r>
      <w:r w:rsidRPr="001E6CB9">
        <w:t xml:space="preserve"> they were 20.4% more likely to produce the preferred structure when primed with the preferred structure (72.7%) than when primed with the alternative (52.3%). </w:t>
      </w:r>
      <w:r w:rsidR="00D27BA9">
        <w:t>This led to</w:t>
      </w:r>
      <w:r w:rsidRPr="001E6CB9">
        <w:t xml:space="preserve"> a </w:t>
      </w:r>
      <w:r w:rsidR="007E34EF">
        <w:t xml:space="preserve">marginally </w:t>
      </w:r>
      <w:r w:rsidRPr="001E6CB9">
        <w:t>significant interaction between experimenter condition and prime type (</w:t>
      </w:r>
      <w:commentRangeStart w:id="162"/>
      <w:r w:rsidRPr="001E6CB9">
        <w:rPr>
          <w:i/>
          <w:iCs/>
        </w:rPr>
        <w:t>χ</w:t>
      </w:r>
      <w:r w:rsidRPr="001E6CB9">
        <w:rPr>
          <w:vertAlign w:val="superscript"/>
        </w:rPr>
        <w:t>2</w:t>
      </w:r>
      <w:r w:rsidRPr="001E6CB9">
        <w:t xml:space="preserve">(1) = </w:t>
      </w:r>
      <w:r w:rsidR="007E34EF">
        <w:t>2.9</w:t>
      </w:r>
      <w:r w:rsidR="00D27BA9">
        <w:t>1</w:t>
      </w:r>
      <w:r w:rsidRPr="001E6CB9">
        <w:t xml:space="preserve">, </w:t>
      </w:r>
      <w:r w:rsidRPr="001E6CB9">
        <w:rPr>
          <w:i/>
          <w:iCs/>
        </w:rPr>
        <w:t>p</w:t>
      </w:r>
      <w:r w:rsidRPr="001E6CB9">
        <w:t xml:space="preserve"> = .</w:t>
      </w:r>
      <w:r w:rsidR="007E34EF" w:rsidRPr="001E6CB9">
        <w:t>0</w:t>
      </w:r>
      <w:r w:rsidR="007E34EF">
        <w:t>883</w:t>
      </w:r>
      <w:commentRangeEnd w:id="162"/>
      <w:r w:rsidR="00F96B1B">
        <w:rPr>
          <w:rStyle w:val="CommentReference"/>
        </w:rPr>
        <w:commentReference w:id="162"/>
      </w:r>
      <w:r w:rsidRPr="001E6CB9">
        <w:t>).</w:t>
      </w:r>
    </w:p>
    <w:p w14:paraId="64227C90" w14:textId="77777777" w:rsidR="00C10D47" w:rsidRPr="001E6CB9" w:rsidRDefault="00C10D47" w:rsidP="00C10D47">
      <w:pPr>
        <w:jc w:val="center"/>
      </w:pPr>
      <w:r w:rsidRPr="001E6CB9">
        <w:rPr>
          <w:noProof/>
          <w:lang w:eastAsia="zh-CN"/>
        </w:rPr>
        <w:drawing>
          <wp:inline distT="0" distB="0" distL="0" distR="0" wp14:anchorId="487378A8" wp14:editId="10E89761">
            <wp:extent cx="4368800" cy="436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68800" cy="4368800"/>
                    </a:xfrm>
                    <a:prstGeom prst="rect">
                      <a:avLst/>
                    </a:prstGeom>
                  </pic:spPr>
                </pic:pic>
              </a:graphicData>
            </a:graphic>
          </wp:inline>
        </w:drawing>
      </w:r>
    </w:p>
    <w:p w14:paraId="1A119F52" w14:textId="00E57461" w:rsidR="00C10D47" w:rsidRPr="001E6CB9" w:rsidRDefault="004806D6" w:rsidP="00C10D47">
      <w:pPr>
        <w:ind w:left="360" w:right="432"/>
        <w:rPr>
          <w:rFonts w:eastAsia="Times New Roman"/>
        </w:rPr>
      </w:pPr>
      <w:r w:rsidRPr="001E6CB9">
        <w:rPr>
          <w:rFonts w:eastAsia="Times New Roman"/>
        </w:rPr>
        <w:t xml:space="preserve">Figure </w:t>
      </w:r>
      <w:r w:rsidR="00C10D47" w:rsidRPr="001E6CB9">
        <w:rPr>
          <w:rFonts w:eastAsia="Times New Roman"/>
        </w:rPr>
        <w:t>3.</w:t>
      </w:r>
      <w:r w:rsidR="00C10D47" w:rsidRPr="001E6CB9">
        <w:rPr>
          <w:sz w:val="22"/>
          <w:szCs w:val="22"/>
        </w:rPr>
        <w:t xml:space="preserve"> </w:t>
      </w:r>
      <w:r w:rsidR="00C10D47" w:rsidRPr="001E6CB9">
        <w:rPr>
          <w:rFonts w:eastAsia="Times New Roman"/>
        </w:rPr>
        <w:t xml:space="preserve">Proportion of preferred structure responses by </w:t>
      </w:r>
      <w:r w:rsidR="00AD27AA">
        <w:rPr>
          <w:rFonts w:eastAsia="Times New Roman"/>
        </w:rPr>
        <w:t>whether</w:t>
      </w:r>
      <w:r w:rsidR="00AD27AA" w:rsidRPr="001E6CB9">
        <w:rPr>
          <w:rFonts w:eastAsia="Times New Roman"/>
        </w:rPr>
        <w:t xml:space="preserve"> subjects</w:t>
      </w:r>
      <w:r w:rsidR="00AD27AA">
        <w:rPr>
          <w:rFonts w:eastAsia="Times New Roman"/>
        </w:rPr>
        <w:t xml:space="preserve"> heard preferred or </w:t>
      </w:r>
      <w:proofErr w:type="spellStart"/>
      <w:r w:rsidR="00AD27AA">
        <w:rPr>
          <w:rFonts w:eastAsia="Times New Roman"/>
        </w:rPr>
        <w:t>dispreferred</w:t>
      </w:r>
      <w:proofErr w:type="spellEnd"/>
      <w:r w:rsidR="00AD27AA">
        <w:rPr>
          <w:rFonts w:eastAsia="Times New Roman"/>
        </w:rPr>
        <w:t xml:space="preserve"> descriptions and whether subjects</w:t>
      </w:r>
      <w:r w:rsidR="00AD27AA" w:rsidRPr="001E6CB9">
        <w:rPr>
          <w:rFonts w:eastAsia="Times New Roman"/>
        </w:rPr>
        <w:t xml:space="preserve"> </w:t>
      </w:r>
      <w:r w:rsidR="00AD27AA">
        <w:rPr>
          <w:rFonts w:eastAsia="Times New Roman"/>
        </w:rPr>
        <w:t>described</w:t>
      </w:r>
      <w:r w:rsidR="00AD27AA" w:rsidRPr="001E6CB9">
        <w:rPr>
          <w:rFonts w:eastAsia="Times New Roman"/>
        </w:rPr>
        <w:t xml:space="preserve"> target event</w:t>
      </w:r>
      <w:r w:rsidR="00AD27AA">
        <w:rPr>
          <w:rFonts w:eastAsia="Times New Roman"/>
        </w:rPr>
        <w:t>s</w:t>
      </w:r>
      <w:r w:rsidR="00AD27AA" w:rsidRPr="001E6CB9">
        <w:rPr>
          <w:rFonts w:eastAsia="Times New Roman"/>
        </w:rPr>
        <w:t xml:space="preserve"> to the same</w:t>
      </w:r>
      <w:r w:rsidR="00AD27AA">
        <w:rPr>
          <w:rFonts w:eastAsia="Times New Roman"/>
        </w:rPr>
        <w:t xml:space="preserve"> versus different</w:t>
      </w:r>
      <w:r w:rsidR="00AD27AA" w:rsidRPr="001E6CB9">
        <w:rPr>
          <w:rFonts w:eastAsia="Times New Roman"/>
        </w:rPr>
        <w:t xml:space="preserve"> experimenter </w:t>
      </w:r>
      <w:r w:rsidR="00AD27AA">
        <w:rPr>
          <w:rFonts w:eastAsia="Times New Roman"/>
        </w:rPr>
        <w:t>who</w:t>
      </w:r>
      <w:r w:rsidR="00AD27AA" w:rsidRPr="001E6CB9">
        <w:rPr>
          <w:rFonts w:eastAsia="Times New Roman"/>
        </w:rPr>
        <w:t xml:space="preserve"> had </w:t>
      </w:r>
      <w:r w:rsidR="00AD27AA">
        <w:rPr>
          <w:rFonts w:eastAsia="Times New Roman"/>
        </w:rPr>
        <w:t xml:space="preserve">originally </w:t>
      </w:r>
      <w:r w:rsidR="00AD27AA" w:rsidRPr="001E6CB9">
        <w:rPr>
          <w:rFonts w:eastAsia="Times New Roman"/>
        </w:rPr>
        <w:t>described th</w:t>
      </w:r>
      <w:r w:rsidR="00AD27AA">
        <w:rPr>
          <w:rFonts w:eastAsia="Times New Roman"/>
        </w:rPr>
        <w:t>os</w:t>
      </w:r>
      <w:r w:rsidR="00AD27AA" w:rsidRPr="001E6CB9">
        <w:rPr>
          <w:rFonts w:eastAsia="Times New Roman"/>
        </w:rPr>
        <w:t>e event</w:t>
      </w:r>
      <w:r w:rsidR="00AD27AA">
        <w:rPr>
          <w:rFonts w:eastAsia="Times New Roman"/>
        </w:rPr>
        <w:t>s to them</w:t>
      </w:r>
      <w:r w:rsidR="00AD27AA" w:rsidRPr="001E6CB9">
        <w:rPr>
          <w:rFonts w:eastAsia="Times New Roman"/>
        </w:rPr>
        <w:t>.</w:t>
      </w:r>
    </w:p>
    <w:p w14:paraId="3119BBB2" w14:textId="77777777" w:rsidR="00C10D47" w:rsidRPr="001E6CB9" w:rsidRDefault="00C10D47" w:rsidP="00C10D47">
      <w:pPr>
        <w:ind w:left="360" w:right="432"/>
        <w:rPr>
          <w:rFonts w:eastAsia="Times New Roman"/>
        </w:rPr>
      </w:pPr>
    </w:p>
    <w:p w14:paraId="43426A44" w14:textId="2676DC1C" w:rsidR="00C10D47" w:rsidRDefault="00C10D47" w:rsidP="00C10D47">
      <w:pPr>
        <w:rPr>
          <w:rFonts w:eastAsia="Times New Roman"/>
        </w:rPr>
      </w:pPr>
      <w:r w:rsidRPr="001E6CB9">
        <w:rPr>
          <w:rFonts w:eastAsia="Times New Roman"/>
        </w:rPr>
        <w:lastRenderedPageBreak/>
        <w:t>These results indicate that subjects</w:t>
      </w:r>
      <w:ins w:id="163" w:author="Victor Ferreira" w:date="2018-04-17T11:03:00Z">
        <w:r w:rsidR="00D27BA9">
          <w:rPr>
            <w:rFonts w:eastAsia="Times New Roman"/>
          </w:rPr>
          <w:t xml:space="preserve"> may</w:t>
        </w:r>
      </w:ins>
      <w:r w:rsidRPr="001E6CB9">
        <w:rPr>
          <w:rFonts w:eastAsia="Times New Roman"/>
        </w:rPr>
        <w:t xml:space="preserve"> demonstrate a small </w:t>
      </w:r>
      <w:del w:id="164" w:author="Victor Ferreira" w:date="2018-04-17T11:03:00Z">
        <w:r w:rsidRPr="001E6CB9" w:rsidDel="00D27BA9">
          <w:rPr>
            <w:rFonts w:eastAsia="Times New Roman"/>
          </w:rPr>
          <w:delText xml:space="preserve">but </w:delText>
        </w:r>
      </w:del>
      <w:ins w:id="165" w:author="Victor Ferreira" w:date="2018-04-17T11:03:00Z">
        <w:r w:rsidR="00D27BA9">
          <w:rPr>
            <w:rFonts w:eastAsia="Times New Roman"/>
          </w:rPr>
          <w:t>(</w:t>
        </w:r>
      </w:ins>
      <w:ins w:id="166" w:author="Nick Gruberg" w:date="2018-04-11T14:42:00Z">
        <w:r w:rsidR="007E34EF">
          <w:rPr>
            <w:rFonts w:eastAsia="Times New Roman"/>
          </w:rPr>
          <w:t xml:space="preserve">marginally </w:t>
        </w:r>
      </w:ins>
      <w:r w:rsidRPr="001E6CB9">
        <w:rPr>
          <w:rFonts w:eastAsia="Times New Roman"/>
        </w:rPr>
        <w:t>significant</w:t>
      </w:r>
      <w:ins w:id="167" w:author="Victor Ferreira" w:date="2018-04-17T11:03:00Z">
        <w:r w:rsidR="00D27BA9">
          <w:rPr>
            <w:rFonts w:eastAsia="Times New Roman"/>
          </w:rPr>
          <w:t>)</w:t>
        </w:r>
      </w:ins>
      <w:r w:rsidRPr="001E6CB9">
        <w:rPr>
          <w:rFonts w:eastAsia="Times New Roman"/>
        </w:rPr>
        <w:t xml:space="preserve"> person-specific effect in addition to a larger </w:t>
      </w:r>
      <w:r w:rsidR="00AD27AA">
        <w:rPr>
          <w:rFonts w:eastAsia="Times New Roman"/>
        </w:rPr>
        <w:t>basic syntactic entrainment effect</w:t>
      </w:r>
      <w:r w:rsidRPr="001E6CB9">
        <w:rPr>
          <w:rFonts w:eastAsia="Times New Roman"/>
        </w:rPr>
        <w:t xml:space="preserve"> that is present regardless of conversational partner. However, some caution is warranted in interpreting the</w:t>
      </w:r>
      <w:ins w:id="168" w:author="Nick Gruberg" w:date="2018-04-11T14:42:00Z">
        <w:r w:rsidR="007E34EF">
          <w:rPr>
            <w:rFonts w:eastAsia="Times New Roman"/>
          </w:rPr>
          <w:t xml:space="preserve"> marginally significant</w:t>
        </w:r>
      </w:ins>
      <w:r w:rsidRPr="001E6CB9">
        <w:rPr>
          <w:rFonts w:eastAsia="Times New Roman"/>
        </w:rPr>
        <w:t xml:space="preserve"> results of Experiment 3 </w:t>
      </w:r>
      <w:r w:rsidR="00970470" w:rsidRPr="001E6CB9">
        <w:rPr>
          <w:rFonts w:eastAsia="Times New Roman"/>
        </w:rPr>
        <w:t>as evidence for</w:t>
      </w:r>
      <w:r w:rsidRPr="001E6CB9">
        <w:rPr>
          <w:rFonts w:eastAsia="Times New Roman"/>
        </w:rPr>
        <w:t xml:space="preserve"> partner specificity in syntactic entrainment. Numerically, the partner</w:t>
      </w:r>
      <w:r w:rsidR="00D2283C">
        <w:rPr>
          <w:rFonts w:eastAsia="Times New Roman"/>
        </w:rPr>
        <w:t>-</w:t>
      </w:r>
      <w:r w:rsidRPr="001E6CB9">
        <w:rPr>
          <w:rFonts w:eastAsia="Times New Roman"/>
        </w:rPr>
        <w:t>specific effect was much smaller (5.4% greater priming when speaking to the same experimenter) than the partner</w:t>
      </w:r>
      <w:r w:rsidR="00D2283C">
        <w:rPr>
          <w:rFonts w:eastAsia="Times New Roman"/>
        </w:rPr>
        <w:t>-</w:t>
      </w:r>
      <w:r w:rsidRPr="001E6CB9">
        <w:rPr>
          <w:rFonts w:eastAsia="Times New Roman"/>
        </w:rPr>
        <w:t>independent effect of syntactic entrainment (20.4% priming effect when speaking to the different experimenter). Furthermore, the increase in exposure not only revealed a partner</w:t>
      </w:r>
      <w:r w:rsidR="00D2283C">
        <w:rPr>
          <w:rFonts w:eastAsia="Times New Roman"/>
        </w:rPr>
        <w:t>-</w:t>
      </w:r>
      <w:r w:rsidRPr="001E6CB9">
        <w:rPr>
          <w:rFonts w:eastAsia="Times New Roman"/>
        </w:rPr>
        <w:t>specific effect of syntactic entrainment, but also substantially increased the partner</w:t>
      </w:r>
      <w:r w:rsidR="00D2283C">
        <w:rPr>
          <w:rFonts w:eastAsia="Times New Roman"/>
        </w:rPr>
        <w:t>-</w:t>
      </w:r>
      <w:r w:rsidRPr="001E6CB9">
        <w:rPr>
          <w:rFonts w:eastAsia="Times New Roman"/>
        </w:rPr>
        <w:t>independent effect of syntactic entrainment. This suggests that while partner</w:t>
      </w:r>
      <w:r w:rsidR="005979E6">
        <w:rPr>
          <w:rFonts w:eastAsia="Times New Roman"/>
        </w:rPr>
        <w:t>-</w:t>
      </w:r>
      <w:r w:rsidRPr="001E6CB9">
        <w:rPr>
          <w:rFonts w:eastAsia="Times New Roman"/>
        </w:rPr>
        <w:t xml:space="preserve">specificity </w:t>
      </w:r>
      <w:del w:id="169" w:author="Victor Ferreira" w:date="2018-04-17T11:03:00Z">
        <w:r w:rsidRPr="001E6CB9" w:rsidDel="00126F6E">
          <w:rPr>
            <w:rFonts w:eastAsia="Times New Roman"/>
          </w:rPr>
          <w:delText xml:space="preserve">can </w:delText>
        </w:r>
      </w:del>
      <w:ins w:id="170" w:author="Victor Ferreira" w:date="2018-04-17T11:03:00Z">
        <w:r w:rsidR="00126F6E">
          <w:rPr>
            <w:rFonts w:eastAsia="Times New Roman"/>
          </w:rPr>
          <w:t>may</w:t>
        </w:r>
        <w:r w:rsidR="00126F6E" w:rsidRPr="001E6CB9">
          <w:rPr>
            <w:rFonts w:eastAsia="Times New Roman"/>
          </w:rPr>
          <w:t xml:space="preserve"> </w:t>
        </w:r>
      </w:ins>
      <w:r w:rsidRPr="001E6CB9">
        <w:rPr>
          <w:rFonts w:eastAsia="Times New Roman"/>
        </w:rPr>
        <w:t>be induced in syntactic entrainment given enough exposure, syntactic entrainment has a much greater partner-independent component than partner-</w:t>
      </w:r>
      <w:r w:rsidR="00BC6FEB" w:rsidRPr="001E6CB9">
        <w:rPr>
          <w:rFonts w:eastAsia="Times New Roman"/>
        </w:rPr>
        <w:t>specific</w:t>
      </w:r>
      <w:r w:rsidRPr="001E6CB9">
        <w:rPr>
          <w:rFonts w:eastAsia="Times New Roman"/>
        </w:rPr>
        <w:t xml:space="preserve"> component. </w:t>
      </w:r>
    </w:p>
    <w:p w14:paraId="29470504" w14:textId="6CE753CB" w:rsidR="00F92CE9" w:rsidRDefault="00D73356" w:rsidP="009C543A">
      <w:pPr>
        <w:spacing w:after="200"/>
        <w:rPr>
          <w:rFonts w:eastAsia="Times New Roman"/>
        </w:rPr>
      </w:pPr>
      <w:r>
        <w:rPr>
          <w:rFonts w:eastAsia="Times New Roman"/>
        </w:rPr>
        <w:t xml:space="preserve">Thus far, given the nature of the materials used in Experiments 1-3, it may be that speakers exhibited entrainment by forming associations between aspects of the specific </w:t>
      </w:r>
      <w:r w:rsidRPr="00A96AD8">
        <w:rPr>
          <w:rFonts w:eastAsia="Times New Roman"/>
          <w:i/>
        </w:rPr>
        <w:t>depictions</w:t>
      </w:r>
      <w:r>
        <w:rPr>
          <w:rFonts w:eastAsia="Times New Roman"/>
        </w:rPr>
        <w:t xml:space="preserve"> of the events – that is, representations of the line drawings themselves – and the structures they heard those drawings described with. Experiment 4 assesses this possibility</w:t>
      </w:r>
      <w:r w:rsidR="002B6963" w:rsidRPr="001F6A2A">
        <w:rPr>
          <w:rFonts w:eastAsia="Times New Roman"/>
        </w:rPr>
        <w:t xml:space="preserve">. </w:t>
      </w:r>
      <w:r w:rsidR="008B0144">
        <w:rPr>
          <w:rFonts w:eastAsia="Times New Roman"/>
        </w:rPr>
        <w:t>To do so</w:t>
      </w:r>
      <w:r w:rsidR="002B6963" w:rsidRPr="001F6A2A">
        <w:rPr>
          <w:rFonts w:eastAsia="Times New Roman"/>
        </w:rPr>
        <w:t xml:space="preserve">, we created two depictions of each event that varied on a number of dimensions (the perspective, the relative size of actors and objects, along with coloring and other stylistic differences), such that </w:t>
      </w:r>
      <w:r w:rsidR="008B0144">
        <w:rPr>
          <w:rFonts w:eastAsia="Times New Roman"/>
        </w:rPr>
        <w:t>both</w:t>
      </w:r>
      <w:r w:rsidR="002B6963" w:rsidRPr="001F6A2A">
        <w:rPr>
          <w:rFonts w:eastAsia="Times New Roman"/>
        </w:rPr>
        <w:t xml:space="preserve"> could be described with the same sentence. If syntactic entrainment</w:t>
      </w:r>
      <w:r w:rsidR="008B0144">
        <w:rPr>
          <w:rFonts w:eastAsia="Times New Roman"/>
        </w:rPr>
        <w:t xml:space="preserve"> reflects the formation of an association between a representation of the line drawing and the syntactic structure used to describe that line drawing, then when subjects describe back a different drawing of the same event, they should be less likely to use the (hypothetically) </w:t>
      </w:r>
      <w:r w:rsidR="008B0144">
        <w:rPr>
          <w:rFonts w:eastAsia="Times New Roman"/>
        </w:rPr>
        <w:lastRenderedPageBreak/>
        <w:t>entrained syntactic structure, compared to when they describe back the same drawing of the same event.</w:t>
      </w:r>
    </w:p>
    <w:p w14:paraId="3F69A4EF" w14:textId="0699C985" w:rsidR="00F92CE9" w:rsidRDefault="00F92CE9" w:rsidP="00F92CE9">
      <w:pPr>
        <w:ind w:firstLine="0"/>
        <w:jc w:val="center"/>
        <w:outlineLvl w:val="0"/>
      </w:pPr>
      <w:r>
        <w:rPr>
          <w:b/>
          <w:bCs/>
        </w:rPr>
        <w:t>Experiment 4</w:t>
      </w:r>
    </w:p>
    <w:p w14:paraId="0A8540D1" w14:textId="7E98792F" w:rsidR="002B6963" w:rsidRPr="001F6A2A" w:rsidRDefault="002B6963" w:rsidP="002B6963">
      <w:pPr>
        <w:spacing w:after="200"/>
        <w:rPr>
          <w:rFonts w:eastAsia="Times New Roman"/>
        </w:rPr>
      </w:pPr>
      <w:r w:rsidRPr="001F6A2A">
        <w:rPr>
          <w:rFonts w:eastAsia="Times New Roman"/>
        </w:rPr>
        <w:t xml:space="preserve">In this experiment, we tested whether subjects would use the same syntactic structures as used by an experimenter not only to describe the same event depiction, as </w:t>
      </w:r>
      <w:r w:rsidR="00751D47">
        <w:rPr>
          <w:rFonts w:eastAsia="Times New Roman"/>
        </w:rPr>
        <w:t>shown in Experiments 1-3</w:t>
      </w:r>
      <w:r w:rsidRPr="001F6A2A">
        <w:rPr>
          <w:rFonts w:eastAsia="Times New Roman"/>
        </w:rPr>
        <w:t xml:space="preserve">, but also when describing a different depiction of that same event. </w:t>
      </w:r>
      <w:r w:rsidR="00751D47">
        <w:rPr>
          <w:rFonts w:eastAsia="Times New Roman"/>
        </w:rPr>
        <w:t>If so, it</w:t>
      </w:r>
      <w:r w:rsidRPr="001F6A2A">
        <w:rPr>
          <w:rFonts w:eastAsia="Times New Roman"/>
        </w:rPr>
        <w:t xml:space="preserve"> would suggest that the syntactic entrainment effect reflect</w:t>
      </w:r>
      <w:r w:rsidR="00751D47">
        <w:rPr>
          <w:rFonts w:eastAsia="Times New Roman"/>
        </w:rPr>
        <w:t>s</w:t>
      </w:r>
      <w:r w:rsidRPr="001F6A2A">
        <w:rPr>
          <w:rFonts w:eastAsia="Times New Roman"/>
        </w:rPr>
        <w:t xml:space="preserve"> associations between syntactic structures and something more abstract than the specific depiction of the event.</w:t>
      </w:r>
    </w:p>
    <w:p w14:paraId="16950427" w14:textId="77777777" w:rsidR="002B6963" w:rsidRPr="001F6A2A" w:rsidRDefault="002B6963">
      <w:pPr>
        <w:spacing w:after="200"/>
        <w:ind w:firstLine="0"/>
        <w:outlineLvl w:val="0"/>
        <w:rPr>
          <w:rFonts w:eastAsia="Times New Roman"/>
        </w:rPr>
        <w:pPrChange w:id="171" w:author="Victor Ferreira" w:date="2018-04-17T11:40:00Z">
          <w:pPr>
            <w:spacing w:after="200"/>
            <w:outlineLvl w:val="0"/>
          </w:pPr>
        </w:pPrChange>
      </w:pPr>
      <w:r w:rsidRPr="001F6A2A">
        <w:rPr>
          <w:rFonts w:eastAsia="Times New Roman"/>
          <w:b/>
          <w:bCs/>
        </w:rPr>
        <w:t>Method</w:t>
      </w:r>
    </w:p>
    <w:p w14:paraId="6DCD1C90" w14:textId="0C5BF394" w:rsidR="002B6963" w:rsidRPr="001F6A2A" w:rsidRDefault="002B6963" w:rsidP="002B6963">
      <w:pPr>
        <w:spacing w:after="200"/>
        <w:rPr>
          <w:rFonts w:eastAsia="Times New Roman"/>
        </w:rPr>
      </w:pPr>
      <w:r w:rsidRPr="001F6A2A">
        <w:rPr>
          <w:rFonts w:eastAsia="Times New Roman"/>
          <w:b/>
          <w:bCs/>
        </w:rPr>
        <w:t>Subjects.</w:t>
      </w:r>
      <w:r w:rsidRPr="001F6A2A">
        <w:rPr>
          <w:rFonts w:eastAsia="Times New Roman"/>
        </w:rPr>
        <w:t xml:space="preserve"> Forty-eight undergraduates from the UCS</w:t>
      </w:r>
      <w:r>
        <w:rPr>
          <w:rFonts w:eastAsia="Times New Roman"/>
        </w:rPr>
        <w:t xml:space="preserve">D community participated </w:t>
      </w:r>
      <w:r w:rsidRPr="001F6A2A">
        <w:rPr>
          <w:rFonts w:eastAsia="Times New Roman"/>
        </w:rPr>
        <w:t>in exchange for course credit. All subjects reported being native English speakers.</w:t>
      </w:r>
    </w:p>
    <w:p w14:paraId="70CDBCB1" w14:textId="2E0C3865" w:rsidR="002B6963" w:rsidRPr="001F6A2A" w:rsidRDefault="002B6963" w:rsidP="002B6963">
      <w:pPr>
        <w:spacing w:after="200"/>
        <w:rPr>
          <w:rFonts w:eastAsia="Times New Roman"/>
        </w:rPr>
      </w:pPr>
      <w:r w:rsidRPr="001F6A2A">
        <w:rPr>
          <w:rFonts w:eastAsia="Times New Roman"/>
          <w:b/>
          <w:bCs/>
        </w:rPr>
        <w:t>Materials and design.</w:t>
      </w:r>
      <w:r>
        <w:rPr>
          <w:rFonts w:eastAsia="Times New Roman"/>
        </w:rPr>
        <w:t xml:space="preserve"> Ninety-nine line-</w:t>
      </w:r>
      <w:r w:rsidRPr="001F6A2A">
        <w:rPr>
          <w:rFonts w:eastAsia="Times New Roman"/>
        </w:rPr>
        <w:t>drawn pictures</w:t>
      </w:r>
      <w:r w:rsidR="00751D47">
        <w:rPr>
          <w:rFonts w:eastAsia="Times New Roman"/>
        </w:rPr>
        <w:t xml:space="preserve"> similar to those used in Experiments 1-3</w:t>
      </w:r>
      <w:r w:rsidRPr="001F6A2A">
        <w:rPr>
          <w:rFonts w:eastAsia="Times New Roman"/>
        </w:rPr>
        <w:t xml:space="preserve"> were used in this experiment. Three cards were used for an abbreviated practice round, while the remaining ninety-six cards were divided into two groups, Version A and Version B. Each event depicted in the Version A group had a matching event in the Version B group. The Version B images portrayed the same elements and the same relationships within the event as the Version A images, but varied the perspective, the relative size of actors and objects, the coloring of the event participants, along with other stylistic differences. </w:t>
      </w:r>
      <w:r w:rsidR="00751D47">
        <w:rPr>
          <w:rFonts w:eastAsia="Times New Roman"/>
        </w:rPr>
        <w:t>The</w:t>
      </w:r>
      <w:r w:rsidRPr="001F6A2A">
        <w:rPr>
          <w:rFonts w:eastAsia="Times New Roman"/>
        </w:rPr>
        <w:t xml:space="preserve"> artist who drew the drawings</w:t>
      </w:r>
      <w:r w:rsidR="00751D47">
        <w:rPr>
          <w:rFonts w:eastAsia="Times New Roman"/>
        </w:rPr>
        <w:t xml:space="preserve"> was given</w:t>
      </w:r>
      <w:r w:rsidRPr="001F6A2A">
        <w:rPr>
          <w:rFonts w:eastAsia="Times New Roman"/>
        </w:rPr>
        <w:t xml:space="preserve"> latitude in deciding how to implement these modifications, with the requirements that the Version B depiction could be described using the same sentence, and that it was clearly distinct from the Version A depiction.</w:t>
      </w:r>
    </w:p>
    <w:p w14:paraId="0CF7102B" w14:textId="43F4FCE5" w:rsidR="002B6963" w:rsidRPr="001F6A2A" w:rsidRDefault="00751D47" w:rsidP="002B6963">
      <w:pPr>
        <w:spacing w:after="200"/>
        <w:rPr>
          <w:rFonts w:eastAsia="Times New Roman"/>
        </w:rPr>
      </w:pPr>
      <w:r>
        <w:rPr>
          <w:rFonts w:eastAsia="Times New Roman"/>
        </w:rPr>
        <w:lastRenderedPageBreak/>
        <w:t>The design of the linguistic materials, procedure, and scoring and analysis were as in Experiments 1-2.</w:t>
      </w:r>
    </w:p>
    <w:p w14:paraId="126B8480" w14:textId="77777777" w:rsidR="002B6963" w:rsidRPr="001F6A2A" w:rsidRDefault="002B6963">
      <w:pPr>
        <w:spacing w:after="200"/>
        <w:ind w:firstLine="0"/>
        <w:outlineLvl w:val="0"/>
        <w:rPr>
          <w:rFonts w:eastAsia="Times New Roman"/>
        </w:rPr>
        <w:pPrChange w:id="172" w:author="Victor Ferreira" w:date="2018-04-17T11:41:00Z">
          <w:pPr>
            <w:spacing w:after="200"/>
            <w:outlineLvl w:val="0"/>
          </w:pPr>
        </w:pPrChange>
      </w:pPr>
      <w:r w:rsidRPr="001F6A2A">
        <w:rPr>
          <w:rFonts w:eastAsia="Times New Roman"/>
          <w:b/>
          <w:bCs/>
        </w:rPr>
        <w:t>Results and Discussion</w:t>
      </w:r>
    </w:p>
    <w:p w14:paraId="41C6EDF4" w14:textId="77777777" w:rsidR="002B6963" w:rsidRPr="001F6A2A" w:rsidRDefault="002B6963" w:rsidP="002B6963">
      <w:pPr>
        <w:spacing w:after="200"/>
        <w:rPr>
          <w:rFonts w:eastAsia="Times New Roman"/>
        </w:rPr>
      </w:pPr>
      <w:r w:rsidRPr="001F6A2A">
        <w:rPr>
          <w:rFonts w:eastAsia="Times New Roman"/>
        </w:rPr>
        <w:t xml:space="preserve">Subjects produced </w:t>
      </w:r>
      <w:proofErr w:type="spellStart"/>
      <w:r w:rsidRPr="001F6A2A">
        <w:rPr>
          <w:rFonts w:eastAsia="Times New Roman"/>
        </w:rPr>
        <w:t>scorable</w:t>
      </w:r>
      <w:proofErr w:type="spellEnd"/>
      <w:r w:rsidRPr="001F6A2A">
        <w:rPr>
          <w:rFonts w:eastAsia="Times New Roman"/>
        </w:rPr>
        <w:t xml:space="preserve"> responses on 74.1% of trials overall (1707 out of 2304 trials). For transitive targets they did so on 87.5% of trials (672 out of 768); for dative targets they did so on 81.0% of trials (622 out of 768); for locative targets they did so on 53.8% of trials (413 out of 768).</w:t>
      </w:r>
    </w:p>
    <w:p w14:paraId="07A3801D" w14:textId="195B8907" w:rsidR="002B6963" w:rsidRPr="001F6A2A" w:rsidDel="00CB4BD0" w:rsidRDefault="002B6963" w:rsidP="002B6963">
      <w:pPr>
        <w:spacing w:after="200"/>
        <w:rPr>
          <w:del w:id="173" w:author="Victor Ferreira" w:date="2018-04-17T11:42:00Z"/>
          <w:rFonts w:eastAsia="Times New Roman"/>
        </w:rPr>
      </w:pPr>
      <w:r w:rsidRPr="001F6A2A">
        <w:rPr>
          <w:rFonts w:eastAsia="Times New Roman"/>
        </w:rPr>
        <w:t>Overall, subjects were 11.8% more likely to produce the preferred syntactic structure when primed with the preferred structure (72.6%), than when primed with the alternative (60.8%), and including prime type in the model significantly improved the model fit (</w:t>
      </w:r>
      <w:commentRangeStart w:id="174"/>
      <w:r w:rsidRPr="001F6A2A">
        <w:rPr>
          <w:rFonts w:eastAsia="Times New Roman"/>
          <w:i/>
          <w:iCs/>
        </w:rPr>
        <w:t>χ</w:t>
      </w:r>
      <w:r w:rsidRPr="001F6A2A">
        <w:rPr>
          <w:rFonts w:eastAsia="Times New Roman"/>
          <w:vertAlign w:val="superscript"/>
        </w:rPr>
        <w:t>2</w:t>
      </w:r>
      <w:r w:rsidRPr="001F6A2A">
        <w:rPr>
          <w:rFonts w:eastAsia="Times New Roman"/>
        </w:rPr>
        <w:t xml:space="preserve">(1) = </w:t>
      </w:r>
      <w:r w:rsidR="00406161">
        <w:rPr>
          <w:rFonts w:eastAsia="Times New Roman"/>
        </w:rPr>
        <w:t>24.033</w:t>
      </w:r>
      <w:r w:rsidRPr="001F6A2A">
        <w:rPr>
          <w:rFonts w:eastAsia="Times New Roman"/>
        </w:rPr>
        <w:t xml:space="preserve">, </w:t>
      </w:r>
      <w:r w:rsidRPr="001F6A2A">
        <w:rPr>
          <w:rFonts w:eastAsia="Times New Roman"/>
          <w:i/>
          <w:iCs/>
        </w:rPr>
        <w:t>p</w:t>
      </w:r>
      <w:r w:rsidRPr="001F6A2A">
        <w:rPr>
          <w:rFonts w:eastAsia="Times New Roman"/>
        </w:rPr>
        <w:t xml:space="preserve"> &lt; .0</w:t>
      </w:r>
      <w:r w:rsidR="00406161">
        <w:rPr>
          <w:rFonts w:eastAsia="Times New Roman"/>
        </w:rPr>
        <w:t>0</w:t>
      </w:r>
      <w:r w:rsidRPr="001F6A2A">
        <w:rPr>
          <w:rFonts w:eastAsia="Times New Roman"/>
        </w:rPr>
        <w:t>01</w:t>
      </w:r>
      <w:commentRangeEnd w:id="174"/>
      <w:r w:rsidR="00F96B1B">
        <w:rPr>
          <w:rStyle w:val="CommentReference"/>
        </w:rPr>
        <w:commentReference w:id="174"/>
      </w:r>
      <w:r w:rsidRPr="001F6A2A">
        <w:rPr>
          <w:rFonts w:eastAsia="Times New Roman"/>
        </w:rPr>
        <w:t>).</w:t>
      </w:r>
    </w:p>
    <w:p w14:paraId="26767D2D" w14:textId="1C2A15E5" w:rsidR="002B6963" w:rsidRDefault="00CB4BD0" w:rsidP="002B6963">
      <w:pPr>
        <w:spacing w:after="200"/>
        <w:rPr>
          <w:rFonts w:eastAsia="Times New Roman"/>
        </w:rPr>
      </w:pPr>
      <w:ins w:id="175" w:author="Victor Ferreira" w:date="2018-04-17T11:42:00Z">
        <w:r>
          <w:rPr>
            <w:rFonts w:eastAsia="Times New Roman"/>
          </w:rPr>
          <w:t xml:space="preserve">  </w:t>
        </w:r>
      </w:ins>
      <w:r w:rsidR="002B6963" w:rsidRPr="001F6A2A">
        <w:rPr>
          <w:rFonts w:eastAsia="Times New Roman"/>
        </w:rPr>
        <w:t xml:space="preserve">On trials where the subject described the same event depiction as the one described by the experimenter, they were 11.0% more likely to produce the preferred structure when primed with the preferred structure (74.4%) than when primed with the </w:t>
      </w:r>
      <w:proofErr w:type="spellStart"/>
      <w:r w:rsidR="002B6963" w:rsidRPr="001F6A2A">
        <w:rPr>
          <w:rFonts w:eastAsia="Times New Roman"/>
        </w:rPr>
        <w:t>dispreferred</w:t>
      </w:r>
      <w:proofErr w:type="spellEnd"/>
      <w:r w:rsidR="002B6963" w:rsidRPr="001F6A2A">
        <w:rPr>
          <w:rFonts w:eastAsia="Times New Roman"/>
        </w:rPr>
        <w:t xml:space="preserve"> structure (63.4%). On trials where the subject described a </w:t>
      </w:r>
      <w:r w:rsidR="00751D47">
        <w:rPr>
          <w:rFonts w:eastAsia="Times New Roman"/>
        </w:rPr>
        <w:t>different</w:t>
      </w:r>
      <w:r w:rsidR="002B6963" w:rsidRPr="001F6A2A">
        <w:rPr>
          <w:rFonts w:eastAsia="Times New Roman"/>
        </w:rPr>
        <w:t xml:space="preserve"> version of the event that had been described by the experimenter, they were 12.9% more likely to produce the preferred structure when primed with the preferred structure (71.4%) than when primed with the </w:t>
      </w:r>
      <w:proofErr w:type="spellStart"/>
      <w:r w:rsidR="002B6963" w:rsidRPr="001F6A2A">
        <w:rPr>
          <w:rFonts w:eastAsia="Times New Roman"/>
        </w:rPr>
        <w:t>dispreferred</w:t>
      </w:r>
      <w:proofErr w:type="spellEnd"/>
      <w:r w:rsidR="002B6963" w:rsidRPr="001F6A2A">
        <w:rPr>
          <w:rFonts w:eastAsia="Times New Roman"/>
        </w:rPr>
        <w:t xml:space="preserve"> structure (58.5%). Although there was a small numerical difference (1.9%) opposite the predicted direction, this difference was not statistically significant, and including the interaction term (event condition X prime type) did not improve our model fit (</w:t>
      </w:r>
      <w:commentRangeStart w:id="176"/>
      <w:r w:rsidR="002B6963" w:rsidRPr="001F6A2A">
        <w:rPr>
          <w:rFonts w:eastAsia="Times New Roman"/>
          <w:i/>
          <w:iCs/>
        </w:rPr>
        <w:t>χ</w:t>
      </w:r>
      <w:r w:rsidR="002B6963" w:rsidRPr="001F6A2A">
        <w:rPr>
          <w:rFonts w:eastAsia="Times New Roman"/>
          <w:vertAlign w:val="superscript"/>
        </w:rPr>
        <w:t>2</w:t>
      </w:r>
      <w:r w:rsidR="002B6963" w:rsidRPr="001F6A2A">
        <w:rPr>
          <w:rFonts w:eastAsia="Times New Roman"/>
        </w:rPr>
        <w:t>(1) = 0.0</w:t>
      </w:r>
      <w:r w:rsidR="00406161">
        <w:rPr>
          <w:rFonts w:eastAsia="Times New Roman"/>
        </w:rPr>
        <w:t>004</w:t>
      </w:r>
      <w:r w:rsidR="002B6963" w:rsidRPr="001F6A2A">
        <w:rPr>
          <w:rFonts w:eastAsia="Times New Roman"/>
        </w:rPr>
        <w:t xml:space="preserve">, </w:t>
      </w:r>
      <w:r w:rsidR="002B6963" w:rsidRPr="001F6A2A">
        <w:rPr>
          <w:rFonts w:eastAsia="Times New Roman"/>
          <w:i/>
          <w:iCs/>
        </w:rPr>
        <w:t>p</w:t>
      </w:r>
      <w:r w:rsidR="002B6963" w:rsidRPr="001F6A2A">
        <w:rPr>
          <w:rFonts w:eastAsia="Times New Roman"/>
        </w:rPr>
        <w:t xml:space="preserve"> = .</w:t>
      </w:r>
      <w:r w:rsidR="00406161">
        <w:rPr>
          <w:rFonts w:eastAsia="Times New Roman"/>
        </w:rPr>
        <w:t>98</w:t>
      </w:r>
      <w:commentRangeEnd w:id="176"/>
      <w:r w:rsidR="00F96B1B">
        <w:rPr>
          <w:rStyle w:val="CommentReference"/>
        </w:rPr>
        <w:commentReference w:id="176"/>
      </w:r>
      <w:r w:rsidR="002B6963" w:rsidRPr="001F6A2A">
        <w:rPr>
          <w:rFonts w:eastAsia="Times New Roman"/>
        </w:rPr>
        <w:t>).</w:t>
      </w:r>
    </w:p>
    <w:p w14:paraId="2AACFA5F" w14:textId="798C6CBE" w:rsidR="002B6963" w:rsidRDefault="00577DC3" w:rsidP="005352D2">
      <w:pPr>
        <w:spacing w:after="200"/>
        <w:jc w:val="center"/>
        <w:rPr>
          <w:rFonts w:eastAsia="Times New Roman"/>
        </w:rPr>
      </w:pPr>
      <w:r w:rsidRPr="00577DC3">
        <w:rPr>
          <w:rFonts w:eastAsia="Times New Roman"/>
          <w:noProof/>
          <w:lang w:eastAsia="zh-CN"/>
        </w:rPr>
        <w:lastRenderedPageBreak/>
        <w:drawing>
          <wp:inline distT="0" distB="0" distL="0" distR="0" wp14:anchorId="7AB7E054" wp14:editId="30087EBC">
            <wp:extent cx="4092575" cy="409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2575" cy="4092575"/>
                    </a:xfrm>
                    <a:prstGeom prst="rect">
                      <a:avLst/>
                    </a:prstGeom>
                  </pic:spPr>
                </pic:pic>
              </a:graphicData>
            </a:graphic>
          </wp:inline>
        </w:drawing>
      </w:r>
    </w:p>
    <w:p w14:paraId="490DCBE1" w14:textId="15EF903A" w:rsidR="002B6963" w:rsidRPr="00D6069C" w:rsidRDefault="002B6963" w:rsidP="002B6963">
      <w:pPr>
        <w:ind w:left="360" w:right="432"/>
        <w:rPr>
          <w:rFonts w:eastAsia="Times New Roman"/>
        </w:rPr>
      </w:pPr>
      <w:r>
        <w:rPr>
          <w:rFonts w:eastAsia="Times New Roman"/>
        </w:rPr>
        <w:t>Figure 4</w:t>
      </w:r>
      <w:r w:rsidRPr="00D6069C">
        <w:rPr>
          <w:rFonts w:eastAsia="Times New Roman"/>
        </w:rPr>
        <w:t xml:space="preserve">. </w:t>
      </w:r>
      <w:r>
        <w:rPr>
          <w:rFonts w:eastAsia="Times New Roman"/>
        </w:rPr>
        <w:t>P</w:t>
      </w:r>
      <w:r w:rsidRPr="00D6069C">
        <w:rPr>
          <w:rFonts w:eastAsia="Times New Roman"/>
        </w:rPr>
        <w:t xml:space="preserve">roportion of preferred structure responses for </w:t>
      </w:r>
      <w:r>
        <w:rPr>
          <w:rFonts w:eastAsia="Times New Roman"/>
        </w:rPr>
        <w:t>target descriptions in which subjects either described the same or a different depiction of an event</w:t>
      </w:r>
      <w:r w:rsidRPr="00D6069C">
        <w:rPr>
          <w:rFonts w:eastAsia="Times New Roman"/>
        </w:rPr>
        <w:t>.</w:t>
      </w:r>
    </w:p>
    <w:p w14:paraId="31534783" w14:textId="77777777" w:rsidR="002B6963" w:rsidRPr="001F6A2A" w:rsidRDefault="002B6963" w:rsidP="002B6963">
      <w:pPr>
        <w:spacing w:after="200"/>
        <w:rPr>
          <w:rFonts w:eastAsia="Times New Roman"/>
        </w:rPr>
      </w:pPr>
    </w:p>
    <w:p w14:paraId="62EB3F16" w14:textId="7BAFE916" w:rsidR="002B6963" w:rsidRPr="001F6A2A" w:rsidRDefault="002B6963" w:rsidP="002B6963">
      <w:pPr>
        <w:spacing w:after="200"/>
        <w:rPr>
          <w:rFonts w:eastAsia="Times New Roman"/>
        </w:rPr>
      </w:pPr>
      <w:del w:id="177" w:author="Victor Ferreira" w:date="2018-04-17T11:43:00Z">
        <w:r w:rsidRPr="001F6A2A" w:rsidDel="00CB4BD0">
          <w:rPr>
            <w:rFonts w:eastAsia="Times New Roman"/>
          </w:rPr>
          <w:delText>This result demonstrates that</w:delText>
        </w:r>
      </w:del>
      <w:ins w:id="178" w:author="Victor Ferreira" w:date="2018-04-17T11:43:00Z">
        <w:r w:rsidR="00CB4BD0">
          <w:rPr>
            <w:rFonts w:eastAsia="Times New Roman"/>
          </w:rPr>
          <w:t>In sum,</w:t>
        </w:r>
      </w:ins>
      <w:r w:rsidRPr="001F6A2A">
        <w:rPr>
          <w:rFonts w:eastAsia="Times New Roman"/>
        </w:rPr>
        <w:t xml:space="preserve"> after hearing descriptions of particular event depictions, subjects are subsequently more likely to use the same syntactic structures to describe both identical event descriptions and distinct event depictions that share similar sets of event semantic features. That is, syntactic entrainment applies to classes of very similar events regardless of how they are depicted. This suggests that syntactic entrainment involves associations not with particular depictions of events, but instead with </w:t>
      </w:r>
      <w:r w:rsidR="00D95851">
        <w:rPr>
          <w:rFonts w:eastAsia="Times New Roman"/>
        </w:rPr>
        <w:t>something</w:t>
      </w:r>
      <w:r w:rsidRPr="001F6A2A">
        <w:rPr>
          <w:rFonts w:eastAsia="Times New Roman"/>
        </w:rPr>
        <w:t xml:space="preserve"> more abstract </w:t>
      </w:r>
      <w:r w:rsidR="00D95851">
        <w:rPr>
          <w:rFonts w:eastAsia="Times New Roman"/>
        </w:rPr>
        <w:t>than those depictions</w:t>
      </w:r>
      <w:r w:rsidRPr="001F6A2A">
        <w:rPr>
          <w:rFonts w:eastAsia="Times New Roman"/>
        </w:rPr>
        <w:t>.</w:t>
      </w:r>
      <w:r w:rsidR="00D95851">
        <w:rPr>
          <w:rFonts w:eastAsia="Times New Roman"/>
        </w:rPr>
        <w:t xml:space="preserve"> Experiment 5 and 6 assess </w:t>
      </w:r>
      <w:r w:rsidR="00435C67">
        <w:rPr>
          <w:rFonts w:eastAsia="Times New Roman"/>
        </w:rPr>
        <w:t>a specific possibility.</w:t>
      </w:r>
    </w:p>
    <w:p w14:paraId="60220951" w14:textId="518F75DB" w:rsidR="00A63039" w:rsidRPr="001F6A2A" w:rsidRDefault="00A63039" w:rsidP="00A63039">
      <w:pPr>
        <w:spacing w:after="200"/>
        <w:jc w:val="center"/>
        <w:outlineLvl w:val="0"/>
        <w:rPr>
          <w:rFonts w:eastAsia="Times New Roman"/>
        </w:rPr>
      </w:pPr>
      <w:r>
        <w:rPr>
          <w:rFonts w:eastAsia="Times New Roman"/>
          <w:b/>
          <w:bCs/>
        </w:rPr>
        <w:lastRenderedPageBreak/>
        <w:t>Experiment 5</w:t>
      </w:r>
    </w:p>
    <w:p w14:paraId="14CC4138" w14:textId="61C8B4B0" w:rsidR="00A63039" w:rsidRPr="001F6A2A" w:rsidRDefault="00A63039" w:rsidP="00A63039">
      <w:pPr>
        <w:spacing w:after="200"/>
        <w:rPr>
          <w:rFonts w:eastAsia="Times New Roman"/>
        </w:rPr>
      </w:pPr>
      <w:r>
        <w:rPr>
          <w:rFonts w:eastAsia="Times New Roman"/>
        </w:rPr>
        <w:t>Experiment 1</w:t>
      </w:r>
      <w:r w:rsidRPr="001F6A2A">
        <w:rPr>
          <w:rFonts w:eastAsia="Times New Roman"/>
        </w:rPr>
        <w:t xml:space="preserve"> </w:t>
      </w:r>
      <w:r w:rsidR="00751D47">
        <w:rPr>
          <w:rFonts w:eastAsia="Times New Roman"/>
        </w:rPr>
        <w:t>established the basic syntactic entrainment effect,</w:t>
      </w:r>
      <w:r w:rsidR="00B52E21">
        <w:rPr>
          <w:rFonts w:eastAsia="Times New Roman"/>
        </w:rPr>
        <w:t xml:space="preserve"> Experiments 2 and 3 showed it to be (largely) partner-independent,</w:t>
      </w:r>
      <w:r w:rsidR="00751D47">
        <w:rPr>
          <w:rFonts w:eastAsia="Times New Roman"/>
        </w:rPr>
        <w:t xml:space="preserve"> and </w:t>
      </w:r>
      <w:r w:rsidRPr="001F6A2A">
        <w:rPr>
          <w:rFonts w:eastAsia="Times New Roman"/>
        </w:rPr>
        <w:t xml:space="preserve">Experiment </w:t>
      </w:r>
      <w:r>
        <w:rPr>
          <w:rFonts w:eastAsia="Times New Roman"/>
        </w:rPr>
        <w:t>4</w:t>
      </w:r>
      <w:r w:rsidRPr="001F6A2A">
        <w:rPr>
          <w:rFonts w:eastAsia="Times New Roman"/>
        </w:rPr>
        <w:t xml:space="preserve"> </w:t>
      </w:r>
      <w:del w:id="179" w:author="Victor Ferreira" w:date="2018-04-17T11:44:00Z">
        <w:r w:rsidRPr="001F6A2A" w:rsidDel="00CB4BD0">
          <w:rPr>
            <w:rFonts w:eastAsia="Times New Roman"/>
          </w:rPr>
          <w:delText xml:space="preserve">refined this finding to </w:delText>
        </w:r>
      </w:del>
      <w:r w:rsidRPr="001F6A2A">
        <w:rPr>
          <w:rFonts w:eastAsia="Times New Roman"/>
        </w:rPr>
        <w:t>show</w:t>
      </w:r>
      <w:ins w:id="180" w:author="Victor Ferreira" w:date="2018-04-17T11:44:00Z">
        <w:r w:rsidR="00CB4BD0">
          <w:rPr>
            <w:rFonts w:eastAsia="Times New Roman"/>
          </w:rPr>
          <w:t>ed</w:t>
        </w:r>
      </w:ins>
      <w:r w:rsidRPr="001F6A2A">
        <w:rPr>
          <w:rFonts w:eastAsia="Times New Roman"/>
        </w:rPr>
        <w:t xml:space="preserve"> that language users learn associations between syntactic structures and </w:t>
      </w:r>
      <w:r w:rsidR="00751D47">
        <w:rPr>
          <w:rFonts w:eastAsia="Times New Roman"/>
        </w:rPr>
        <w:t xml:space="preserve">something more </w:t>
      </w:r>
      <w:r w:rsidRPr="001F6A2A">
        <w:rPr>
          <w:rFonts w:eastAsia="Times New Roman"/>
        </w:rPr>
        <w:t xml:space="preserve">abstract </w:t>
      </w:r>
      <w:r w:rsidR="00751D47">
        <w:rPr>
          <w:rFonts w:eastAsia="Times New Roman"/>
        </w:rPr>
        <w:t>than representations of the visual</w:t>
      </w:r>
      <w:r w:rsidRPr="001F6A2A">
        <w:rPr>
          <w:rFonts w:eastAsia="Times New Roman"/>
        </w:rPr>
        <w:t xml:space="preserve"> depictions of </w:t>
      </w:r>
      <w:r w:rsidR="00751D47">
        <w:rPr>
          <w:rFonts w:eastAsia="Times New Roman"/>
        </w:rPr>
        <w:t xml:space="preserve">the </w:t>
      </w:r>
      <w:r w:rsidRPr="001F6A2A">
        <w:rPr>
          <w:rFonts w:eastAsia="Times New Roman"/>
        </w:rPr>
        <w:t xml:space="preserve">events themselves. In Experiment </w:t>
      </w:r>
      <w:r w:rsidR="00751D47">
        <w:rPr>
          <w:rFonts w:eastAsia="Times New Roman"/>
        </w:rPr>
        <w:t>5</w:t>
      </w:r>
      <w:r w:rsidRPr="001F6A2A">
        <w:rPr>
          <w:rFonts w:eastAsia="Times New Roman"/>
        </w:rPr>
        <w:t>, we aim to test whether syntactic entrainment</w:t>
      </w:r>
      <w:r w:rsidR="00751D47">
        <w:rPr>
          <w:rFonts w:eastAsia="Times New Roman"/>
        </w:rPr>
        <w:t xml:space="preserve"> reflects the formation of an association between a representation of syntactic structure and the</w:t>
      </w:r>
      <w:r w:rsidRPr="001F6A2A">
        <w:rPr>
          <w:rFonts w:eastAsia="Times New Roman"/>
        </w:rPr>
        <w:t xml:space="preserve"> event</w:t>
      </w:r>
      <w:r w:rsidR="00751D47">
        <w:rPr>
          <w:rFonts w:eastAsia="Times New Roman"/>
        </w:rPr>
        <w:t>-</w:t>
      </w:r>
      <w:r w:rsidRPr="001F6A2A">
        <w:rPr>
          <w:rFonts w:eastAsia="Times New Roman"/>
        </w:rPr>
        <w:t xml:space="preserve">semantic features of the kind that </w:t>
      </w:r>
      <w:r w:rsidR="00751D47">
        <w:rPr>
          <w:rFonts w:eastAsia="Times New Roman"/>
        </w:rPr>
        <w:t>are</w:t>
      </w:r>
      <w:r w:rsidRPr="001F6A2A">
        <w:rPr>
          <w:rFonts w:eastAsia="Times New Roman"/>
        </w:rPr>
        <w:t xml:space="preserve"> associated with syntactic structures in natural language. Such a result would </w:t>
      </w:r>
      <w:r w:rsidR="00751D47">
        <w:rPr>
          <w:rFonts w:eastAsia="Times New Roman"/>
        </w:rPr>
        <w:t>quite directly support the possibility</w:t>
      </w:r>
      <w:r w:rsidRPr="001F6A2A">
        <w:rPr>
          <w:rFonts w:eastAsia="Times New Roman"/>
        </w:rPr>
        <w:t xml:space="preserve"> that syntactic entrainment </w:t>
      </w:r>
      <w:del w:id="181" w:author="Victor Ferreira" w:date="2018-04-17T11:44:00Z">
        <w:r w:rsidRPr="001F6A2A" w:rsidDel="00CB4BD0">
          <w:rPr>
            <w:rFonts w:eastAsia="Times New Roman"/>
          </w:rPr>
          <w:delText xml:space="preserve">could </w:delText>
        </w:r>
      </w:del>
      <w:ins w:id="182" w:author="Victor Ferreira" w:date="2018-04-17T11:44:00Z">
        <w:r w:rsidR="00CB4BD0">
          <w:rPr>
            <w:rFonts w:eastAsia="Times New Roman"/>
          </w:rPr>
          <w:t>is well positioned to</w:t>
        </w:r>
        <w:r w:rsidR="00CB4BD0" w:rsidRPr="001F6A2A">
          <w:rPr>
            <w:rFonts w:eastAsia="Times New Roman"/>
          </w:rPr>
          <w:t xml:space="preserve"> </w:t>
        </w:r>
      </w:ins>
      <w:r w:rsidRPr="001F6A2A">
        <w:rPr>
          <w:rFonts w:eastAsia="Times New Roman"/>
        </w:rPr>
        <w:t xml:space="preserve">be part of the process of conventionalizing the associations between syntactic structures and particular event meanings that </w:t>
      </w:r>
      <w:r w:rsidR="00751D47">
        <w:rPr>
          <w:rFonts w:eastAsia="Times New Roman"/>
        </w:rPr>
        <w:t>are</w:t>
      </w:r>
      <w:r w:rsidRPr="001F6A2A">
        <w:rPr>
          <w:rFonts w:eastAsia="Times New Roman"/>
        </w:rPr>
        <w:t xml:space="preserve"> observe</w:t>
      </w:r>
      <w:r w:rsidR="00751D47">
        <w:rPr>
          <w:rFonts w:eastAsia="Times New Roman"/>
        </w:rPr>
        <w:t>d</w:t>
      </w:r>
      <w:r w:rsidRPr="001F6A2A">
        <w:rPr>
          <w:rFonts w:eastAsia="Times New Roman"/>
        </w:rPr>
        <w:t xml:space="preserve"> in natural language.</w:t>
      </w:r>
    </w:p>
    <w:p w14:paraId="1E3D74DE" w14:textId="504D2E3A" w:rsidR="002D542C" w:rsidRDefault="00A63039" w:rsidP="00A63039">
      <w:pPr>
        <w:spacing w:after="200"/>
        <w:rPr>
          <w:rFonts w:eastAsia="Times New Roman"/>
        </w:rPr>
      </w:pPr>
      <w:r>
        <w:rPr>
          <w:rFonts w:eastAsia="Times New Roman"/>
        </w:rPr>
        <w:t>T</w:t>
      </w:r>
      <w:r w:rsidRPr="001F6A2A">
        <w:rPr>
          <w:rFonts w:eastAsia="Times New Roman"/>
        </w:rPr>
        <w:t xml:space="preserve">o test this hypothesis, Experiment </w:t>
      </w:r>
      <w:r w:rsidR="00751D47">
        <w:rPr>
          <w:rFonts w:eastAsia="Times New Roman"/>
        </w:rPr>
        <w:t>5</w:t>
      </w:r>
      <w:r w:rsidRPr="001F6A2A">
        <w:rPr>
          <w:rFonts w:eastAsia="Times New Roman"/>
        </w:rPr>
        <w:t xml:space="preserve"> follows a similar logic as demonstrations of semantic interference effects</w:t>
      </w:r>
      <w:r w:rsidR="00B52E21">
        <w:rPr>
          <w:rFonts w:eastAsia="Times New Roman"/>
        </w:rPr>
        <w:t xml:space="preserve"> in word production</w:t>
      </w:r>
      <w:r w:rsidRPr="001F6A2A">
        <w:rPr>
          <w:rFonts w:eastAsia="Times New Roman"/>
        </w:rPr>
        <w:t xml:space="preserve"> </w:t>
      </w:r>
      <w:bookmarkStart w:id="183" w:name="OLE_LINK1"/>
      <w:bookmarkStart w:id="184" w:name="OLE_LINK2"/>
      <w:commentRangeStart w:id="185"/>
      <w:r w:rsidRPr="001F6A2A">
        <w:rPr>
          <w:rFonts w:eastAsia="Times New Roman"/>
        </w:rPr>
        <w:t>(</w:t>
      </w:r>
      <w:r w:rsidR="00854243">
        <w:rPr>
          <w:rFonts w:eastAsia="Times New Roman"/>
        </w:rPr>
        <w:t xml:space="preserve">Damian, </w:t>
      </w:r>
      <w:proofErr w:type="spellStart"/>
      <w:r w:rsidR="00854243">
        <w:rPr>
          <w:rFonts w:eastAsia="Times New Roman"/>
        </w:rPr>
        <w:t>Vigliocco</w:t>
      </w:r>
      <w:proofErr w:type="spellEnd"/>
      <w:r w:rsidR="00854243">
        <w:rPr>
          <w:rFonts w:eastAsia="Times New Roman"/>
        </w:rPr>
        <w:t xml:space="preserve">, &amp; </w:t>
      </w:r>
      <w:proofErr w:type="spellStart"/>
      <w:r w:rsidR="00854243">
        <w:rPr>
          <w:rFonts w:eastAsia="Times New Roman"/>
        </w:rPr>
        <w:t>Levelt</w:t>
      </w:r>
      <w:proofErr w:type="spellEnd"/>
      <w:r w:rsidR="00854243">
        <w:rPr>
          <w:rFonts w:eastAsia="Times New Roman"/>
        </w:rPr>
        <w:t>, 2001</w:t>
      </w:r>
      <w:r w:rsidRPr="001F6A2A">
        <w:rPr>
          <w:rFonts w:eastAsia="Times New Roman"/>
        </w:rPr>
        <w:t>)</w:t>
      </w:r>
      <w:bookmarkEnd w:id="183"/>
      <w:bookmarkEnd w:id="184"/>
      <w:commentRangeEnd w:id="185"/>
      <w:r w:rsidR="00A306D8">
        <w:rPr>
          <w:rStyle w:val="CommentReference"/>
        </w:rPr>
        <w:commentReference w:id="185"/>
      </w:r>
      <w:r w:rsidRPr="001F6A2A">
        <w:rPr>
          <w:rFonts w:eastAsia="Times New Roman"/>
        </w:rPr>
        <w:t xml:space="preserve">. In such studies, subjects name pictures of objects and their </w:t>
      </w:r>
      <w:r w:rsidR="00B52E21">
        <w:rPr>
          <w:rFonts w:eastAsia="Times New Roman"/>
        </w:rPr>
        <w:t>production latencies</w:t>
      </w:r>
      <w:r w:rsidRPr="001F6A2A">
        <w:rPr>
          <w:rFonts w:eastAsia="Times New Roman"/>
        </w:rPr>
        <w:t xml:space="preserve"> are measured. If </w:t>
      </w:r>
      <w:r w:rsidR="00661850">
        <w:rPr>
          <w:rFonts w:eastAsia="Times New Roman"/>
        </w:rPr>
        <w:t>the</w:t>
      </w:r>
      <w:r w:rsidRPr="001F6A2A">
        <w:rPr>
          <w:rFonts w:eastAsia="Times New Roman"/>
        </w:rPr>
        <w:t xml:space="preserve"> objects</w:t>
      </w:r>
      <w:r w:rsidR="00661850">
        <w:rPr>
          <w:rFonts w:eastAsia="Times New Roman"/>
        </w:rPr>
        <w:t xml:space="preserve"> within a set</w:t>
      </w:r>
      <w:r w:rsidRPr="001F6A2A">
        <w:rPr>
          <w:rFonts w:eastAsia="Times New Roman"/>
        </w:rPr>
        <w:t xml:space="preserve"> are </w:t>
      </w:r>
      <w:r w:rsidR="00661850">
        <w:rPr>
          <w:rFonts w:eastAsia="Times New Roman"/>
        </w:rPr>
        <w:t>categorically</w:t>
      </w:r>
      <w:r w:rsidRPr="001F6A2A">
        <w:rPr>
          <w:rFonts w:eastAsia="Times New Roman"/>
        </w:rPr>
        <w:t xml:space="preserve"> related, subjects show longer naming latencies</w:t>
      </w:r>
      <w:r w:rsidR="00661850">
        <w:rPr>
          <w:rFonts w:eastAsia="Times New Roman"/>
        </w:rPr>
        <w:t xml:space="preserve"> than if objects are not categorically related</w:t>
      </w:r>
      <w:r w:rsidRPr="001F6A2A">
        <w:rPr>
          <w:rFonts w:eastAsia="Times New Roman"/>
        </w:rPr>
        <w:t xml:space="preserve">. </w:t>
      </w:r>
      <w:r w:rsidR="00661850">
        <w:rPr>
          <w:rFonts w:eastAsia="Times New Roman"/>
        </w:rPr>
        <w:t>These results follow from the hypothesis</w:t>
      </w:r>
      <w:r w:rsidRPr="001F6A2A">
        <w:rPr>
          <w:rFonts w:eastAsia="Times New Roman"/>
        </w:rPr>
        <w:t xml:space="preserve"> that the semantic system</w:t>
      </w:r>
      <w:r w:rsidR="00661850">
        <w:rPr>
          <w:rFonts w:eastAsia="Times New Roman"/>
        </w:rPr>
        <w:t xml:space="preserve"> underlying object meaning</w:t>
      </w:r>
      <w:r w:rsidRPr="001F6A2A">
        <w:rPr>
          <w:rFonts w:eastAsia="Times New Roman"/>
        </w:rPr>
        <w:t xml:space="preserve"> </w:t>
      </w:r>
      <w:r w:rsidR="00661850">
        <w:rPr>
          <w:rFonts w:eastAsia="Times New Roman"/>
        </w:rPr>
        <w:t>is</w:t>
      </w:r>
      <w:r w:rsidRPr="001F6A2A">
        <w:rPr>
          <w:rFonts w:eastAsia="Times New Roman"/>
        </w:rPr>
        <w:t xml:space="preserve"> be organized according to semantic categories</w:t>
      </w:r>
      <w:r w:rsidR="002D542C">
        <w:rPr>
          <w:rFonts w:eastAsia="Times New Roman"/>
        </w:rPr>
        <w:t>. The idea is that when</w:t>
      </w:r>
      <w:r w:rsidRPr="001F6A2A">
        <w:rPr>
          <w:rFonts w:eastAsia="Times New Roman"/>
        </w:rPr>
        <w:t xml:space="preserve"> naming blocks of semantically homogenous objects</w:t>
      </w:r>
      <w:r w:rsidR="002D542C">
        <w:rPr>
          <w:rFonts w:eastAsia="Times New Roman"/>
        </w:rPr>
        <w:t>, associations between the semantic features that are common to all of the objects and each object name are all strengthened,</w:t>
      </w:r>
      <w:r w:rsidRPr="001F6A2A">
        <w:rPr>
          <w:rFonts w:eastAsia="Times New Roman"/>
        </w:rPr>
        <w:t xml:space="preserve"> caus</w:t>
      </w:r>
      <w:r w:rsidR="002D542C">
        <w:rPr>
          <w:rFonts w:eastAsia="Times New Roman"/>
        </w:rPr>
        <w:t>ing</w:t>
      </w:r>
      <w:r w:rsidRPr="001F6A2A">
        <w:rPr>
          <w:rFonts w:eastAsia="Times New Roman"/>
        </w:rPr>
        <w:t xml:space="preserve"> interference</w:t>
      </w:r>
      <w:r w:rsidR="002D542C">
        <w:rPr>
          <w:rFonts w:eastAsia="Times New Roman"/>
        </w:rPr>
        <w:t xml:space="preserve">; </w:t>
      </w:r>
      <w:r w:rsidRPr="001F6A2A">
        <w:rPr>
          <w:rFonts w:eastAsia="Times New Roman"/>
        </w:rPr>
        <w:t>when naming blocks of event depictions from distinct event semantic categories</w:t>
      </w:r>
      <w:r w:rsidR="002D542C">
        <w:rPr>
          <w:rFonts w:eastAsia="Times New Roman"/>
        </w:rPr>
        <w:t xml:space="preserve">, the absence of common semantic features within the set </w:t>
      </w:r>
      <w:r w:rsidR="00B52E21">
        <w:rPr>
          <w:rFonts w:eastAsia="Times New Roman"/>
        </w:rPr>
        <w:t>circumvents</w:t>
      </w:r>
      <w:r w:rsidR="002D542C">
        <w:rPr>
          <w:rFonts w:eastAsia="Times New Roman"/>
        </w:rPr>
        <w:t xml:space="preserve"> such interference (</w:t>
      </w:r>
      <w:commentRangeStart w:id="186"/>
      <w:r w:rsidR="002D542C">
        <w:rPr>
          <w:rFonts w:eastAsia="Times New Roman"/>
        </w:rPr>
        <w:t>Oppenheim, Dell, &amp; Schwartz, 2010</w:t>
      </w:r>
      <w:commentRangeEnd w:id="186"/>
      <w:r w:rsidR="002D542C">
        <w:rPr>
          <w:rStyle w:val="CommentReference"/>
        </w:rPr>
        <w:commentReference w:id="186"/>
      </w:r>
      <w:r w:rsidR="002D542C">
        <w:rPr>
          <w:rFonts w:eastAsia="Times New Roman"/>
        </w:rPr>
        <w:t>)</w:t>
      </w:r>
      <w:r w:rsidRPr="001F6A2A">
        <w:rPr>
          <w:rFonts w:eastAsia="Times New Roman"/>
        </w:rPr>
        <w:t>.</w:t>
      </w:r>
      <w:r w:rsidR="002D542C">
        <w:rPr>
          <w:rFonts w:eastAsia="Times New Roman"/>
        </w:rPr>
        <w:t xml:space="preserve"> For example, if a subject names a set of pictures that include a dog, a cat, a pig, and a cow, then associations between a feature such as </w:t>
      </w:r>
      <w:r w:rsidR="002D542C">
        <w:rPr>
          <w:rFonts w:eastAsia="Times New Roman"/>
        </w:rPr>
        <w:lastRenderedPageBreak/>
        <w:t>“mammal” (common to all four in the set) and each object</w:t>
      </w:r>
      <w:r w:rsidR="00B52E21">
        <w:rPr>
          <w:rFonts w:eastAsia="Times New Roman"/>
        </w:rPr>
        <w:t xml:space="preserve"> name</w:t>
      </w:r>
      <w:r w:rsidR="002D542C">
        <w:rPr>
          <w:rFonts w:eastAsia="Times New Roman"/>
        </w:rPr>
        <w:t xml:space="preserve"> will be strengthened </w:t>
      </w:r>
      <w:r w:rsidR="00B52E21">
        <w:rPr>
          <w:rFonts w:eastAsia="Times New Roman"/>
        </w:rPr>
        <w:t>as</w:t>
      </w:r>
      <w:r w:rsidR="002D542C">
        <w:rPr>
          <w:rFonts w:eastAsia="Times New Roman"/>
        </w:rPr>
        <w:t xml:space="preserve"> each object that is named.  As each</w:t>
      </w:r>
      <w:r w:rsidR="00B52E21">
        <w:rPr>
          <w:rFonts w:eastAsia="Times New Roman"/>
        </w:rPr>
        <w:t xml:space="preserve"> picture</w:t>
      </w:r>
      <w:r w:rsidR="002D542C">
        <w:rPr>
          <w:rFonts w:eastAsia="Times New Roman"/>
        </w:rPr>
        <w:t xml:space="preserve"> is named again, the fact </w:t>
      </w:r>
      <w:ins w:id="187" w:author="Victor Ferreira" w:date="2018-04-17T11:45:00Z">
        <w:r w:rsidR="00CB4BD0">
          <w:rPr>
            <w:rFonts w:eastAsia="Times New Roman"/>
          </w:rPr>
          <w:t xml:space="preserve">that </w:t>
        </w:r>
      </w:ins>
      <w:r w:rsidR="002D542C">
        <w:rPr>
          <w:rFonts w:eastAsia="Times New Roman"/>
        </w:rPr>
        <w:t xml:space="preserve">an association to a different name was </w:t>
      </w:r>
      <w:r w:rsidR="00B52E21">
        <w:rPr>
          <w:rFonts w:eastAsia="Times New Roman"/>
        </w:rPr>
        <w:t xml:space="preserve">previously </w:t>
      </w:r>
      <w:r w:rsidR="002D542C">
        <w:rPr>
          <w:rFonts w:eastAsia="Times New Roman"/>
        </w:rPr>
        <w:t xml:space="preserve">strengthened slows </w:t>
      </w:r>
      <w:del w:id="188" w:author="Victor Ferreira" w:date="2018-04-17T11:45:00Z">
        <w:r w:rsidR="00B52E21" w:rsidDel="00CB4BD0">
          <w:rPr>
            <w:rFonts w:eastAsia="Times New Roman"/>
          </w:rPr>
          <w:delText xml:space="preserve">the </w:delText>
        </w:r>
      </w:del>
      <w:r w:rsidR="00B52E21">
        <w:rPr>
          <w:rFonts w:eastAsia="Times New Roman"/>
        </w:rPr>
        <w:t xml:space="preserve">production </w:t>
      </w:r>
      <w:del w:id="189" w:author="Victor Ferreira" w:date="2018-04-17T11:45:00Z">
        <w:r w:rsidR="00B52E21" w:rsidDel="00CB4BD0">
          <w:rPr>
            <w:rFonts w:eastAsia="Times New Roman"/>
          </w:rPr>
          <w:delText>latency</w:delText>
        </w:r>
      </w:del>
      <w:ins w:id="190" w:author="Victor Ferreira" w:date="2018-04-17T11:45:00Z">
        <w:r w:rsidR="00CB4BD0">
          <w:rPr>
            <w:rFonts w:eastAsia="Times New Roman"/>
          </w:rPr>
          <w:t>onsets</w:t>
        </w:r>
      </w:ins>
      <w:r w:rsidR="002D542C">
        <w:rPr>
          <w:rFonts w:eastAsia="Times New Roman"/>
        </w:rPr>
        <w:t xml:space="preserve">. But if instead a subject names a set of pictures that include a dog, a chair, a sun, and a house, the </w:t>
      </w:r>
      <w:del w:id="191" w:author="Victor Ferreira" w:date="2018-04-17T11:45:00Z">
        <w:r w:rsidR="002D542C" w:rsidDel="00CB4BD0">
          <w:rPr>
            <w:rFonts w:eastAsia="Times New Roman"/>
          </w:rPr>
          <w:delText xml:space="preserve">absence </w:delText>
        </w:r>
      </w:del>
      <w:ins w:id="192" w:author="Victor Ferreira" w:date="2018-04-17T11:45:00Z">
        <w:r w:rsidR="00CB4BD0">
          <w:rPr>
            <w:rFonts w:eastAsia="Times New Roman"/>
          </w:rPr>
          <w:t xml:space="preserve">reduction in the number </w:t>
        </w:r>
      </w:ins>
      <w:r w:rsidR="002D542C">
        <w:rPr>
          <w:rFonts w:eastAsia="Times New Roman"/>
        </w:rPr>
        <w:t xml:space="preserve">of common semantic features </w:t>
      </w:r>
      <w:del w:id="193" w:author="Victor Ferreira" w:date="2018-04-17T11:46:00Z">
        <w:r w:rsidR="002D542C" w:rsidDel="00CB4BD0">
          <w:rPr>
            <w:rFonts w:eastAsia="Times New Roman"/>
          </w:rPr>
          <w:delText xml:space="preserve">obviates </w:delText>
        </w:r>
      </w:del>
      <w:ins w:id="194" w:author="Victor Ferreira" w:date="2018-04-17T11:46:00Z">
        <w:r w:rsidR="00CB4BD0">
          <w:rPr>
            <w:rFonts w:eastAsia="Times New Roman"/>
          </w:rPr>
          <w:t xml:space="preserve">correspondingly reduces </w:t>
        </w:r>
      </w:ins>
      <w:r w:rsidR="002D542C">
        <w:rPr>
          <w:rFonts w:eastAsia="Times New Roman"/>
        </w:rPr>
        <w:t>such interference; that is, the “mammal” feature of dog will not have its association to names other than “dog” strengthened</w:t>
      </w:r>
      <w:r w:rsidR="00B52E21">
        <w:rPr>
          <w:rFonts w:eastAsia="Times New Roman"/>
        </w:rPr>
        <w:t xml:space="preserve"> (because “mammal” only participates when “dog” is to be named)</w:t>
      </w:r>
      <w:r w:rsidR="002D542C">
        <w:rPr>
          <w:rFonts w:eastAsia="Times New Roman"/>
        </w:rPr>
        <w:t xml:space="preserve">, and so the naming of “dog” will not be slowed.  </w:t>
      </w:r>
    </w:p>
    <w:p w14:paraId="3402FDCC" w14:textId="4AD8CF15" w:rsidR="00A63039" w:rsidRPr="001F6A2A" w:rsidRDefault="00A63039" w:rsidP="009A72AC">
      <w:pPr>
        <w:spacing w:after="200"/>
        <w:rPr>
          <w:rFonts w:eastAsia="Times New Roman"/>
        </w:rPr>
      </w:pPr>
      <w:del w:id="195" w:author="Victor Ferreira" w:date="2018-04-17T11:46:00Z">
        <w:r w:rsidRPr="001F6A2A" w:rsidDel="00CB4BD0">
          <w:rPr>
            <w:rFonts w:eastAsia="Times New Roman"/>
          </w:rPr>
          <w:delText xml:space="preserve">In </w:delText>
        </w:r>
      </w:del>
      <w:r w:rsidRPr="001F6A2A">
        <w:rPr>
          <w:rFonts w:eastAsia="Times New Roman"/>
        </w:rPr>
        <w:t xml:space="preserve">Experiment </w:t>
      </w:r>
      <w:r w:rsidR="002D542C">
        <w:rPr>
          <w:rFonts w:eastAsia="Times New Roman"/>
        </w:rPr>
        <w:t>5</w:t>
      </w:r>
      <w:del w:id="196" w:author="Victor Ferreira" w:date="2018-04-17T11:46:00Z">
        <w:r w:rsidRPr="001F6A2A" w:rsidDel="00CB4BD0">
          <w:rPr>
            <w:rFonts w:eastAsia="Times New Roman"/>
          </w:rPr>
          <w:delText>, we</w:delText>
        </w:r>
      </w:del>
      <w:r w:rsidRPr="001F6A2A">
        <w:rPr>
          <w:rFonts w:eastAsia="Times New Roman"/>
        </w:rPr>
        <w:t xml:space="preserve"> adopted an analogous logic, but for semantically related events</w:t>
      </w:r>
      <w:r w:rsidR="002D542C">
        <w:rPr>
          <w:rFonts w:eastAsia="Times New Roman"/>
        </w:rPr>
        <w:t xml:space="preserve"> described with syntactic structures</w:t>
      </w:r>
      <w:r w:rsidRPr="001F6A2A">
        <w:rPr>
          <w:rFonts w:eastAsia="Times New Roman"/>
        </w:rPr>
        <w:t xml:space="preserve">. Specifically, we tested whether naming blocks of events from </w:t>
      </w:r>
      <w:r w:rsidR="002D542C">
        <w:rPr>
          <w:rFonts w:eastAsia="Times New Roman"/>
        </w:rPr>
        <w:t>a common event-semantic category</w:t>
      </w:r>
      <w:r w:rsidRPr="001F6A2A">
        <w:rPr>
          <w:rFonts w:eastAsia="Times New Roman"/>
        </w:rPr>
        <w:t xml:space="preserve"> cause</w:t>
      </w:r>
      <w:r w:rsidR="009A72AC">
        <w:rPr>
          <w:rFonts w:eastAsia="Times New Roman"/>
        </w:rPr>
        <w:t>s</w:t>
      </w:r>
      <w:r w:rsidRPr="001F6A2A">
        <w:rPr>
          <w:rFonts w:eastAsia="Times New Roman"/>
        </w:rPr>
        <w:t xml:space="preserve"> interference in the syntactic entrainment effect. </w:t>
      </w:r>
      <w:r w:rsidR="002D542C">
        <w:rPr>
          <w:rFonts w:eastAsia="Times New Roman"/>
        </w:rPr>
        <w:t xml:space="preserve">For example, dative events, which can be described with prepositional dative or double-object structures, come from (at least) four event-semantic categories: give-type events, where something is (potentially) transferred from one entity to another; tell-type events, where information is (potentially) transferred from one entity to another; show-type events, where information is displayed from one entity to another; and throw-type events, where something is projected through the air from one entity to another.  In </w:t>
      </w:r>
      <w:r w:rsidR="002D542C">
        <w:rPr>
          <w:rFonts w:eastAsia="Times New Roman"/>
          <w:i/>
        </w:rPr>
        <w:t>homogeneous</w:t>
      </w:r>
      <w:r w:rsidR="002D542C">
        <w:rPr>
          <w:rFonts w:eastAsia="Times New Roman"/>
        </w:rPr>
        <w:t xml:space="preserve"> blocks, all </w:t>
      </w:r>
      <w:r w:rsidR="009A72AC">
        <w:rPr>
          <w:rFonts w:eastAsia="Times New Roman"/>
        </w:rPr>
        <w:t xml:space="preserve">four </w:t>
      </w:r>
      <w:r w:rsidR="002D542C">
        <w:rPr>
          <w:rFonts w:eastAsia="Times New Roman"/>
        </w:rPr>
        <w:t xml:space="preserve">dative events within the block came from the same event-semantic category (e.g., all four dative events were give-type events, though different verbs can be used, such as “give” and “hand”). Recall that in </w:t>
      </w:r>
      <w:r w:rsidR="009A72AC">
        <w:rPr>
          <w:rFonts w:eastAsia="Times New Roman"/>
        </w:rPr>
        <w:t>the standard entrainment</w:t>
      </w:r>
      <w:r w:rsidR="002D542C">
        <w:rPr>
          <w:rFonts w:eastAsia="Times New Roman"/>
        </w:rPr>
        <w:t xml:space="preserve"> procedure</w:t>
      </w:r>
      <w:r w:rsidR="009A72AC">
        <w:rPr>
          <w:rFonts w:eastAsia="Times New Roman"/>
        </w:rPr>
        <w:t xml:space="preserve"> (like that used in Experiments 1</w:t>
      </w:r>
      <w:r w:rsidR="00B52E21">
        <w:rPr>
          <w:rFonts w:eastAsia="Times New Roman"/>
        </w:rPr>
        <w:t>,</w:t>
      </w:r>
      <w:r w:rsidR="009A72AC">
        <w:rPr>
          <w:rFonts w:eastAsia="Times New Roman"/>
        </w:rPr>
        <w:t xml:space="preserve"> 2</w:t>
      </w:r>
      <w:r w:rsidR="00B52E21">
        <w:rPr>
          <w:rFonts w:eastAsia="Times New Roman"/>
        </w:rPr>
        <w:t>, and 4</w:t>
      </w:r>
      <w:r w:rsidR="009A72AC">
        <w:rPr>
          <w:rFonts w:eastAsia="Times New Roman"/>
        </w:rPr>
        <w:t>)</w:t>
      </w:r>
      <w:r w:rsidR="002D542C">
        <w:rPr>
          <w:rFonts w:eastAsia="Times New Roman"/>
        </w:rPr>
        <w:t xml:space="preserve">, two dative events are heard described with prepositional dative structures and two with double-object structures.  Thus, if an event-semantic feature that represents give-type events (as distinct from the other dative event-semantic categories) participates in the entrainment effect – that is, </w:t>
      </w:r>
      <w:r w:rsidR="00B52E21">
        <w:rPr>
          <w:rFonts w:eastAsia="Times New Roman"/>
        </w:rPr>
        <w:t xml:space="preserve">if it is the give-type event-semantic feature that </w:t>
      </w:r>
      <w:r w:rsidR="002D542C">
        <w:rPr>
          <w:rFonts w:eastAsia="Times New Roman"/>
        </w:rPr>
        <w:t xml:space="preserve">becomes associated to the syntactic structure used to </w:t>
      </w:r>
      <w:r w:rsidR="002D542C">
        <w:rPr>
          <w:rFonts w:eastAsia="Times New Roman"/>
        </w:rPr>
        <w:lastRenderedPageBreak/>
        <w:t xml:space="preserve">describe the picture </w:t>
      </w:r>
      <w:r w:rsidR="009A72AC">
        <w:rPr>
          <w:rFonts w:eastAsia="Times New Roman"/>
        </w:rPr>
        <w:t>–</w:t>
      </w:r>
      <w:r w:rsidR="002D542C">
        <w:rPr>
          <w:rFonts w:eastAsia="Times New Roman"/>
        </w:rPr>
        <w:t xml:space="preserve"> </w:t>
      </w:r>
      <w:r w:rsidR="009A72AC">
        <w:rPr>
          <w:rFonts w:eastAsia="Times New Roman"/>
        </w:rPr>
        <w:t xml:space="preserve">then that give-type event-semantic feature will be associated twice with the prepositional dative structure and twice with the double-object structure.  By hypothesis, this should reduce the entrainment effect to the extent that the effect is driven by the representation of the event-semantic feature.  In contrast, in </w:t>
      </w:r>
      <w:r w:rsidR="009A72AC">
        <w:rPr>
          <w:rFonts w:eastAsia="Times New Roman"/>
          <w:i/>
        </w:rPr>
        <w:t>heterogeneous</w:t>
      </w:r>
      <w:r w:rsidR="009A72AC">
        <w:rPr>
          <w:rFonts w:eastAsia="Times New Roman"/>
        </w:rPr>
        <w:t xml:space="preserve"> blocks, all four dative events within the block came from different event-semantic categories – one each from the give-type, tell-type, show-type, and throw-type categories.  If the representations of event-semantic categories participate in the entrainment effect, then one syntactic structure (e.g., the prepositional dative) will be associated to two of the event-semantic category representations and the other syntactic structure (e.g., the double-object dative) will be associated to the other two of the event-semantic category representations.  If such event-semantic category representations participate in the entrainment effect, </w:t>
      </w:r>
      <w:r w:rsidR="00B52E21">
        <w:rPr>
          <w:rFonts w:eastAsia="Times New Roman"/>
        </w:rPr>
        <w:t xml:space="preserve">then when (e.g.,) the give-type event is to be described, its event-semantic representation was associated with only one structure, and so any interference elicited in the homogeneous block </w:t>
      </w:r>
      <w:r w:rsidR="009A72AC">
        <w:rPr>
          <w:rFonts w:eastAsia="Times New Roman"/>
        </w:rPr>
        <w:t>should</w:t>
      </w:r>
      <w:r w:rsidR="00B52E21">
        <w:rPr>
          <w:rFonts w:eastAsia="Times New Roman"/>
        </w:rPr>
        <w:t xml:space="preserve"> be </w:t>
      </w:r>
      <w:del w:id="197" w:author="Victor Ferreira" w:date="2018-04-17T11:48:00Z">
        <w:r w:rsidR="00B52E21" w:rsidDel="00CB4BD0">
          <w:rPr>
            <w:rFonts w:eastAsia="Times New Roman"/>
          </w:rPr>
          <w:delText>circumvented</w:delText>
        </w:r>
      </w:del>
      <w:ins w:id="198" w:author="Victor Ferreira" w:date="2018-04-17T11:48:00Z">
        <w:r w:rsidR="00CB4BD0">
          <w:rPr>
            <w:rFonts w:eastAsia="Times New Roman"/>
          </w:rPr>
          <w:t>reduced</w:t>
        </w:r>
      </w:ins>
      <w:r w:rsidR="009A72AC">
        <w:rPr>
          <w:rFonts w:eastAsia="Times New Roman"/>
        </w:rPr>
        <w:t>.</w:t>
      </w:r>
      <w:r w:rsidRPr="001F6A2A">
        <w:rPr>
          <w:rFonts w:eastAsia="Times New Roman"/>
        </w:rPr>
        <w:t xml:space="preserve"> </w:t>
      </w:r>
    </w:p>
    <w:p w14:paraId="3776DCEB" w14:textId="77777777" w:rsidR="00A63039" w:rsidRPr="001F6A2A" w:rsidRDefault="00A63039">
      <w:pPr>
        <w:spacing w:after="200"/>
        <w:ind w:firstLine="0"/>
        <w:outlineLvl w:val="0"/>
        <w:rPr>
          <w:rFonts w:eastAsia="Times New Roman"/>
        </w:rPr>
        <w:pPrChange w:id="199" w:author="Victor Ferreira" w:date="2018-04-17T11:48:00Z">
          <w:pPr>
            <w:spacing w:after="200"/>
            <w:outlineLvl w:val="0"/>
          </w:pPr>
        </w:pPrChange>
      </w:pPr>
      <w:r w:rsidRPr="001F6A2A">
        <w:rPr>
          <w:rFonts w:eastAsia="Times New Roman"/>
          <w:b/>
          <w:bCs/>
        </w:rPr>
        <w:t>Method</w:t>
      </w:r>
    </w:p>
    <w:p w14:paraId="6605FF4E" w14:textId="77777777" w:rsidR="00A63039" w:rsidRPr="001F6A2A" w:rsidRDefault="00A63039" w:rsidP="00A63039">
      <w:pPr>
        <w:spacing w:after="200"/>
        <w:rPr>
          <w:rFonts w:eastAsia="Times New Roman"/>
        </w:rPr>
      </w:pPr>
      <w:r w:rsidRPr="001F6A2A">
        <w:rPr>
          <w:rFonts w:eastAsia="Times New Roman"/>
          <w:b/>
          <w:bCs/>
        </w:rPr>
        <w:t xml:space="preserve">Subjects. </w:t>
      </w:r>
      <w:r w:rsidRPr="001F6A2A">
        <w:rPr>
          <w:rFonts w:eastAsia="Times New Roman"/>
        </w:rPr>
        <w:t>Forty-eight undergraduates from the UCSD community participated in the study in exchange for course credit. All subjects reported being native English speakers.</w:t>
      </w:r>
    </w:p>
    <w:p w14:paraId="0F204EAC" w14:textId="4CE05EA3" w:rsidR="00A63039" w:rsidRPr="001F6A2A" w:rsidRDefault="00A63039" w:rsidP="00A63039">
      <w:pPr>
        <w:spacing w:after="200"/>
        <w:rPr>
          <w:rFonts w:eastAsia="Times New Roman"/>
        </w:rPr>
      </w:pPr>
      <w:r w:rsidRPr="001F6A2A">
        <w:rPr>
          <w:rFonts w:eastAsia="Times New Roman"/>
          <w:b/>
          <w:bCs/>
        </w:rPr>
        <w:t>Materials and design.</w:t>
      </w:r>
      <w:r w:rsidRPr="001F6A2A">
        <w:rPr>
          <w:rFonts w:eastAsia="Times New Roman"/>
        </w:rPr>
        <w:t xml:space="preserve"> Sixty-seven cards </w:t>
      </w:r>
      <w:r>
        <w:rPr>
          <w:rFonts w:eastAsia="Times New Roman"/>
        </w:rPr>
        <w:t>–</w:t>
      </w:r>
      <w:r w:rsidRPr="001F6A2A">
        <w:rPr>
          <w:rFonts w:eastAsia="Times New Roman"/>
        </w:rPr>
        <w:t xml:space="preserve"> similar to those used in Experiment 1 </w:t>
      </w:r>
      <w:r>
        <w:rPr>
          <w:rFonts w:eastAsia="Times New Roman"/>
        </w:rPr>
        <w:t>–</w:t>
      </w:r>
      <w:r w:rsidRPr="001F6A2A">
        <w:rPr>
          <w:rFonts w:eastAsia="Times New Roman"/>
        </w:rPr>
        <w:t xml:space="preserve"> were used in Experiment </w:t>
      </w:r>
      <w:r w:rsidR="009A72AC">
        <w:rPr>
          <w:rFonts w:eastAsia="Times New Roman"/>
        </w:rPr>
        <w:t>5</w:t>
      </w:r>
      <w:r w:rsidRPr="001F6A2A">
        <w:rPr>
          <w:rFonts w:eastAsia="Times New Roman"/>
        </w:rPr>
        <w:t xml:space="preserve">. Three cards were used for an abbreviated practice round. Of the remaining cards, 16 were used as filler items and 48 as experimental items. The 48 experimental items were divided into 8 </w:t>
      </w:r>
      <w:r w:rsidR="009A72AC">
        <w:rPr>
          <w:rFonts w:eastAsia="Times New Roman"/>
        </w:rPr>
        <w:t>event-semantic categories</w:t>
      </w:r>
      <w:r w:rsidRPr="001F6A2A">
        <w:rPr>
          <w:rFonts w:eastAsia="Times New Roman"/>
        </w:rPr>
        <w:t xml:space="preserve"> of dative and locative events (see appendix), consisting of 6 items each. Over the course of the experiment</w:t>
      </w:r>
      <w:r w:rsidR="0043033B">
        <w:rPr>
          <w:rFonts w:eastAsia="Times New Roman"/>
        </w:rPr>
        <w:t>,</w:t>
      </w:r>
      <w:r w:rsidRPr="001F6A2A">
        <w:rPr>
          <w:rFonts w:eastAsia="Times New Roman"/>
        </w:rPr>
        <w:t xml:space="preserve"> subjects were presented with descriptions of events from every class, however, each subject saw only four of the six items from each class. </w:t>
      </w:r>
      <w:r w:rsidRPr="001F6A2A">
        <w:rPr>
          <w:rFonts w:eastAsia="Times New Roman"/>
        </w:rPr>
        <w:lastRenderedPageBreak/>
        <w:t>Due to counterbalancing demands,</w:t>
      </w:r>
      <w:r w:rsidR="009A72AC">
        <w:rPr>
          <w:rFonts w:eastAsia="Times New Roman"/>
        </w:rPr>
        <w:t xml:space="preserve"> an unbalanced</w:t>
      </w:r>
      <w:r w:rsidR="0043033B">
        <w:rPr>
          <w:rFonts w:eastAsia="Times New Roman"/>
        </w:rPr>
        <w:t xml:space="preserve"> items design needed to be used, so that a</w:t>
      </w:r>
      <w:r w:rsidR="009A72AC">
        <w:rPr>
          <w:rFonts w:eastAsia="Times New Roman"/>
        </w:rPr>
        <w:t xml:space="preserve"> procedure otherwise comparable to Experiments 1-2 and 4 </w:t>
      </w:r>
      <w:r w:rsidR="0043033B">
        <w:rPr>
          <w:rFonts w:eastAsia="Times New Roman"/>
        </w:rPr>
        <w:t>could be implemented</w:t>
      </w:r>
      <w:r w:rsidR="009A72AC">
        <w:rPr>
          <w:rFonts w:eastAsia="Times New Roman"/>
        </w:rPr>
        <w:t xml:space="preserve"> (for this reason, Experiment 6 replicates Experiment 5 with a balanced items design, but this necessitated changing other aspects of the procedure).  And so,</w:t>
      </w:r>
      <w:r w:rsidRPr="001F6A2A">
        <w:rPr>
          <w:rFonts w:eastAsia="Times New Roman"/>
        </w:rPr>
        <w:t xml:space="preserve"> 16 event depictions were presented to every subject, whereas 32 were each only presented to one half of the subjects. Four different decks of cards were created to ensure that across the experiment each event depiction occurred equally in each condition.</w:t>
      </w:r>
    </w:p>
    <w:p w14:paraId="6576CF35" w14:textId="23AFBE5A" w:rsidR="00A63039" w:rsidRPr="001F6A2A" w:rsidRDefault="00A63039" w:rsidP="00A63039">
      <w:pPr>
        <w:spacing w:after="200"/>
        <w:rPr>
          <w:rFonts w:eastAsia="Times New Roman"/>
        </w:rPr>
      </w:pPr>
      <w:r w:rsidRPr="001F6A2A">
        <w:rPr>
          <w:rFonts w:eastAsia="Times New Roman"/>
        </w:rPr>
        <w:t>Eight experimental lists of picture descriptions were constructed for the experimenter to read in his or her role as director. Each list contained 32 experimental sentences, including 16 dative sentences and 16 locative sentences. As in Experiment 1, the events depicted on the cards could be described using two alternative syntactic structures. Within each block, subjects heard four locative and four dative event descriptions (subjects also heard four transitive event descriptions, however these items were used as fillers), which were balanced with respect to the syntactic structure used. Thus, two dative events were described using the prepositional dative and two using the double object dative, and two of the locative events were described using the “with”-variant, and two using the “on”-variant. Our manipulation of interest was whether the four events of the syntactic alternation (dative or locative)</w:t>
      </w:r>
      <w:r w:rsidR="006C6DB6">
        <w:rPr>
          <w:rFonts w:eastAsia="Times New Roman"/>
        </w:rPr>
        <w:t xml:space="preserve"> within a block</w:t>
      </w:r>
      <w:r w:rsidRPr="001F6A2A">
        <w:rPr>
          <w:rFonts w:eastAsia="Times New Roman"/>
        </w:rPr>
        <w:t xml:space="preserve"> </w:t>
      </w:r>
      <w:r w:rsidR="009A72AC">
        <w:rPr>
          <w:rFonts w:eastAsia="Times New Roman"/>
        </w:rPr>
        <w:t>came from the same event-semantic category</w:t>
      </w:r>
      <w:r w:rsidRPr="001F6A2A">
        <w:rPr>
          <w:rFonts w:eastAsia="Times New Roman"/>
        </w:rPr>
        <w:t xml:space="preserve"> (homogenous condition), or </w:t>
      </w:r>
      <w:r w:rsidR="0043033B">
        <w:rPr>
          <w:rFonts w:eastAsia="Times New Roman"/>
        </w:rPr>
        <w:t>whether</w:t>
      </w:r>
      <w:r w:rsidRPr="001F6A2A">
        <w:rPr>
          <w:rFonts w:eastAsia="Times New Roman"/>
        </w:rPr>
        <w:t xml:space="preserve"> they </w:t>
      </w:r>
      <w:r w:rsidR="009A72AC">
        <w:rPr>
          <w:rFonts w:eastAsia="Times New Roman"/>
        </w:rPr>
        <w:t>came from distinct event-semantic categories</w:t>
      </w:r>
      <w:r w:rsidRPr="001F6A2A">
        <w:rPr>
          <w:rFonts w:eastAsia="Times New Roman"/>
        </w:rPr>
        <w:t xml:space="preserve"> (</w:t>
      </w:r>
      <w:proofErr w:type="spellStart"/>
      <w:r w:rsidRPr="001F6A2A">
        <w:rPr>
          <w:rFonts w:eastAsia="Times New Roman"/>
        </w:rPr>
        <w:t>heterogenous</w:t>
      </w:r>
      <w:proofErr w:type="spellEnd"/>
      <w:r w:rsidRPr="001F6A2A">
        <w:rPr>
          <w:rFonts w:eastAsia="Times New Roman"/>
        </w:rPr>
        <w:t xml:space="preserve"> condition). </w:t>
      </w:r>
    </w:p>
    <w:p w14:paraId="19F82356" w14:textId="28263F2A" w:rsidR="00A63039" w:rsidRPr="001F6A2A" w:rsidRDefault="00A63039" w:rsidP="00A63039">
      <w:pPr>
        <w:spacing w:after="200"/>
        <w:rPr>
          <w:rFonts w:eastAsia="Times New Roman"/>
        </w:rPr>
      </w:pPr>
      <w:r w:rsidRPr="001F6A2A">
        <w:rPr>
          <w:rFonts w:eastAsia="Times New Roman"/>
          <w:b/>
          <w:bCs/>
        </w:rPr>
        <w:t>Procedure.</w:t>
      </w:r>
      <w:r w:rsidRPr="001F6A2A">
        <w:rPr>
          <w:rFonts w:eastAsia="Times New Roman"/>
        </w:rPr>
        <w:t xml:space="preserve"> The same basic procedure was used as in Experiment 1. In Experiment </w:t>
      </w:r>
      <w:r w:rsidR="006C6DB6">
        <w:rPr>
          <w:rFonts w:eastAsia="Times New Roman"/>
        </w:rPr>
        <w:t>5</w:t>
      </w:r>
      <w:r w:rsidRPr="001F6A2A">
        <w:rPr>
          <w:rFonts w:eastAsia="Times New Roman"/>
        </w:rPr>
        <w:t xml:space="preserve"> there were four experimental decks of cards with partially overlapping sets of event depictions. For each experimental run one of these four decks was used.</w:t>
      </w:r>
    </w:p>
    <w:p w14:paraId="5F70501D" w14:textId="77777777" w:rsidR="00A63039" w:rsidRPr="001F6A2A" w:rsidRDefault="00A63039" w:rsidP="00A63039">
      <w:pPr>
        <w:spacing w:after="200"/>
        <w:rPr>
          <w:rFonts w:eastAsia="Times New Roman"/>
        </w:rPr>
      </w:pPr>
      <w:r w:rsidRPr="001F6A2A">
        <w:rPr>
          <w:rFonts w:eastAsia="Times New Roman"/>
          <w:b/>
          <w:bCs/>
        </w:rPr>
        <w:lastRenderedPageBreak/>
        <w:t>Scoring and analysis.</w:t>
      </w:r>
      <w:r w:rsidRPr="001F6A2A">
        <w:rPr>
          <w:rFonts w:eastAsia="Times New Roman"/>
          <w:i/>
          <w:iCs/>
        </w:rPr>
        <w:t xml:space="preserve"> </w:t>
      </w:r>
      <w:r w:rsidRPr="001F6A2A">
        <w:rPr>
          <w:rFonts w:eastAsia="Times New Roman"/>
        </w:rPr>
        <w:t xml:space="preserve">The same coding procedure was used as in Experiment 1. The data were again analyzed using R (R Core Team, 2014) and </w:t>
      </w:r>
      <w:r w:rsidRPr="001F6A2A">
        <w:rPr>
          <w:rFonts w:eastAsia="Times New Roman"/>
          <w:i/>
          <w:iCs/>
        </w:rPr>
        <w:t>lme4</w:t>
      </w:r>
      <w:r w:rsidRPr="001F6A2A">
        <w:rPr>
          <w:rFonts w:eastAsia="Times New Roman"/>
        </w:rPr>
        <w:t xml:space="preserve"> (Bates, </w:t>
      </w:r>
      <w:proofErr w:type="spellStart"/>
      <w:r w:rsidRPr="001F6A2A">
        <w:rPr>
          <w:rFonts w:eastAsia="Times New Roman"/>
        </w:rPr>
        <w:t>Maechler</w:t>
      </w:r>
      <w:proofErr w:type="spellEnd"/>
      <w:r w:rsidRPr="001F6A2A">
        <w:rPr>
          <w:rFonts w:eastAsia="Times New Roman"/>
        </w:rPr>
        <w:t xml:space="preserve">, </w:t>
      </w:r>
      <w:proofErr w:type="spellStart"/>
      <w:r w:rsidRPr="001F6A2A">
        <w:rPr>
          <w:rFonts w:eastAsia="Times New Roman"/>
        </w:rPr>
        <w:t>Bolker</w:t>
      </w:r>
      <w:proofErr w:type="spellEnd"/>
      <w:r w:rsidRPr="001F6A2A">
        <w:rPr>
          <w:rFonts w:eastAsia="Times New Roman"/>
        </w:rPr>
        <w:t xml:space="preserve">, &amp; Walker, 2014) to perform a linear mixed effects analysis. We tested the main effect of the confederate’s prime syntactic structure on the subject’s target utterances, and the interaction of the </w:t>
      </w:r>
      <w:r w:rsidRPr="001F6A2A">
        <w:rPr>
          <w:rFonts w:eastAsia="Times New Roman"/>
          <w:i/>
          <w:iCs/>
        </w:rPr>
        <w:t>prime condition</w:t>
      </w:r>
      <w:r w:rsidRPr="001F6A2A">
        <w:rPr>
          <w:rFonts w:eastAsia="Times New Roman"/>
        </w:rPr>
        <w:t xml:space="preserve"> and the </w:t>
      </w:r>
      <w:r w:rsidRPr="001F6A2A">
        <w:rPr>
          <w:rFonts w:eastAsia="Times New Roman"/>
          <w:i/>
          <w:iCs/>
        </w:rPr>
        <w:t>homogeneity condition</w:t>
      </w:r>
      <w:r w:rsidRPr="001F6A2A">
        <w:rPr>
          <w:rFonts w:eastAsia="Times New Roman"/>
        </w:rPr>
        <w:t xml:space="preserve">. Prime type (preferred or </w:t>
      </w:r>
      <w:proofErr w:type="spellStart"/>
      <w:r w:rsidRPr="001F6A2A">
        <w:rPr>
          <w:rFonts w:eastAsia="Times New Roman"/>
        </w:rPr>
        <w:t>dispreferred</w:t>
      </w:r>
      <w:proofErr w:type="spellEnd"/>
      <w:r w:rsidRPr="001F6A2A">
        <w:rPr>
          <w:rFonts w:eastAsia="Times New Roman"/>
        </w:rPr>
        <w:t xml:space="preserve"> structure), homogeneity (homogenous or </w:t>
      </w:r>
      <w:proofErr w:type="spellStart"/>
      <w:r w:rsidRPr="001F6A2A">
        <w:rPr>
          <w:rFonts w:eastAsia="Times New Roman"/>
        </w:rPr>
        <w:t>heterogenous</w:t>
      </w:r>
      <w:proofErr w:type="spellEnd"/>
      <w:r w:rsidRPr="001F6A2A">
        <w:rPr>
          <w:rFonts w:eastAsia="Times New Roman"/>
        </w:rPr>
        <w:t xml:space="preserve"> event), and their interaction (prime type X homogeneity) were entered into the model as fixed effects. </w:t>
      </w:r>
    </w:p>
    <w:p w14:paraId="72BE5960" w14:textId="77777777" w:rsidR="00A63039" w:rsidRPr="001F6A2A" w:rsidRDefault="00A63039" w:rsidP="00A63039">
      <w:pPr>
        <w:spacing w:after="200"/>
        <w:rPr>
          <w:rFonts w:eastAsia="Times New Roman"/>
        </w:rPr>
      </w:pPr>
      <w:r w:rsidRPr="001F6A2A">
        <w:rPr>
          <w:rFonts w:eastAsia="Times New Roman"/>
        </w:rPr>
        <w:t xml:space="preserve">We included the maximal random effects structure in our model (Barr et al., 2013). As random effects, we had intercepts for subjects and items, as well as by-subjects and by-items random slopes for the effect of the prime condition, the effect of the homogeneity condition, and the interaction between prime and homogeneity conditions. Three items lacked data in at least one of the four cells. Models run including these items failed to converge, and they were removed for the final analysis. All reported </w:t>
      </w:r>
      <w:r w:rsidRPr="001F6A2A">
        <w:rPr>
          <w:rFonts w:eastAsia="Times New Roman"/>
          <w:i/>
          <w:iCs/>
        </w:rPr>
        <w:t>p</w:t>
      </w:r>
      <w:r w:rsidRPr="001F6A2A">
        <w:rPr>
          <w:rFonts w:eastAsia="Times New Roman"/>
        </w:rPr>
        <w:t>-values were obtained using likelihood ratio tests by comparing the full model against the model with the fixed effect in question removed.</w:t>
      </w:r>
    </w:p>
    <w:p w14:paraId="0B77A6D9" w14:textId="77777777" w:rsidR="00A63039" w:rsidRPr="001F6A2A" w:rsidRDefault="00A63039">
      <w:pPr>
        <w:spacing w:after="200"/>
        <w:ind w:firstLine="0"/>
        <w:outlineLvl w:val="0"/>
        <w:rPr>
          <w:rFonts w:eastAsia="Times New Roman"/>
        </w:rPr>
        <w:pPrChange w:id="200" w:author="Victor Ferreira" w:date="2018-04-17T11:50:00Z">
          <w:pPr>
            <w:spacing w:after="200"/>
            <w:outlineLvl w:val="0"/>
          </w:pPr>
        </w:pPrChange>
      </w:pPr>
      <w:r w:rsidRPr="001F6A2A">
        <w:rPr>
          <w:rFonts w:eastAsia="Times New Roman"/>
          <w:b/>
          <w:bCs/>
        </w:rPr>
        <w:t>Results and Discussion</w:t>
      </w:r>
    </w:p>
    <w:p w14:paraId="084886C3" w14:textId="1DFFE144" w:rsidR="00A63039" w:rsidRPr="001F6A2A" w:rsidRDefault="00A63039" w:rsidP="00A63039">
      <w:pPr>
        <w:spacing w:after="200"/>
        <w:rPr>
          <w:rFonts w:eastAsia="Times New Roman"/>
        </w:rPr>
      </w:pPr>
      <w:r w:rsidRPr="001F6A2A">
        <w:rPr>
          <w:rFonts w:eastAsia="Times New Roman"/>
        </w:rPr>
        <w:t xml:space="preserve">Subjects produced </w:t>
      </w:r>
      <w:proofErr w:type="spellStart"/>
      <w:r w:rsidRPr="001F6A2A">
        <w:rPr>
          <w:rFonts w:eastAsia="Times New Roman"/>
        </w:rPr>
        <w:t>scorable</w:t>
      </w:r>
      <w:proofErr w:type="spellEnd"/>
      <w:r w:rsidRPr="001F6A2A">
        <w:rPr>
          <w:rFonts w:eastAsia="Times New Roman"/>
        </w:rPr>
        <w:t xml:space="preserve"> responses on 63.2% of trials overall (970 out of 1536 trials). For dative targets they did so on 77.1% of trials (592 out of 768)</w:t>
      </w:r>
      <w:ins w:id="201" w:author="Victor Ferreira" w:date="2018-04-17T11:51:00Z">
        <w:r w:rsidR="004D2B67">
          <w:rPr>
            <w:rFonts w:eastAsia="Times New Roman"/>
          </w:rPr>
          <w:t>, and</w:t>
        </w:r>
      </w:ins>
      <w:del w:id="202" w:author="Victor Ferreira" w:date="2018-04-17T11:51:00Z">
        <w:r w:rsidRPr="001F6A2A" w:rsidDel="004D2B67">
          <w:rPr>
            <w:rFonts w:eastAsia="Times New Roman"/>
          </w:rPr>
          <w:delText>;</w:delText>
        </w:r>
      </w:del>
      <w:r w:rsidRPr="001F6A2A">
        <w:rPr>
          <w:rFonts w:eastAsia="Times New Roman"/>
        </w:rPr>
        <w:t xml:space="preserve"> for locative targets </w:t>
      </w:r>
      <w:del w:id="203" w:author="Victor Ferreira" w:date="2018-04-17T11:51:00Z">
        <w:r w:rsidRPr="001F6A2A" w:rsidDel="004D2B67">
          <w:rPr>
            <w:rFonts w:eastAsia="Times New Roman"/>
          </w:rPr>
          <w:delText xml:space="preserve">they did so </w:delText>
        </w:r>
      </w:del>
      <w:r w:rsidRPr="001F6A2A">
        <w:rPr>
          <w:rFonts w:eastAsia="Times New Roman"/>
        </w:rPr>
        <w:t>on 49.2% of trials (378 out of 768).</w:t>
      </w:r>
    </w:p>
    <w:p w14:paraId="61669598" w14:textId="0034EFB7" w:rsidR="00A63039" w:rsidRPr="001F6A2A" w:rsidDel="004D2B67" w:rsidRDefault="00A63039" w:rsidP="00A63039">
      <w:pPr>
        <w:spacing w:after="200"/>
        <w:rPr>
          <w:del w:id="204" w:author="Victor Ferreira" w:date="2018-04-17T11:51:00Z"/>
          <w:rFonts w:eastAsia="Times New Roman"/>
        </w:rPr>
      </w:pPr>
      <w:r w:rsidRPr="001F6A2A">
        <w:rPr>
          <w:rFonts w:eastAsia="Times New Roman"/>
        </w:rPr>
        <w:t>Overall, subjects were 5.0% more likely to produce the preferred syntactic structure when primed with the preferred structure (75.0%), than when primed with the alternative (70.0%), and including prime type in the model did not improve the model fit (</w:t>
      </w:r>
      <w:commentRangeStart w:id="205"/>
      <w:r w:rsidRPr="001F6A2A">
        <w:rPr>
          <w:rFonts w:eastAsia="Times New Roman"/>
          <w:i/>
          <w:iCs/>
        </w:rPr>
        <w:t>χ</w:t>
      </w:r>
      <w:r w:rsidRPr="001F6A2A">
        <w:rPr>
          <w:rFonts w:eastAsia="Times New Roman"/>
          <w:vertAlign w:val="superscript"/>
        </w:rPr>
        <w:t>2</w:t>
      </w:r>
      <w:r w:rsidRPr="001F6A2A">
        <w:rPr>
          <w:rFonts w:eastAsia="Times New Roman"/>
        </w:rPr>
        <w:t xml:space="preserve">(1) = </w:t>
      </w:r>
      <w:r w:rsidR="00E01B11">
        <w:rPr>
          <w:rFonts w:eastAsia="Times New Roman"/>
        </w:rPr>
        <w:t>2.29</w:t>
      </w:r>
      <w:del w:id="206" w:author="Microsoft Office User" w:date="2018-05-09T12:44:00Z">
        <w:r w:rsidR="00E01B11" w:rsidDel="00F96B1B">
          <w:rPr>
            <w:rFonts w:eastAsia="Times New Roman"/>
          </w:rPr>
          <w:delText>36</w:delText>
        </w:r>
      </w:del>
      <w:r w:rsidRPr="001F6A2A">
        <w:rPr>
          <w:rFonts w:eastAsia="Times New Roman"/>
        </w:rPr>
        <w:t xml:space="preserve">, </w:t>
      </w:r>
      <w:r w:rsidRPr="001F6A2A">
        <w:rPr>
          <w:rFonts w:eastAsia="Times New Roman"/>
          <w:i/>
          <w:iCs/>
        </w:rPr>
        <w:t>p</w:t>
      </w:r>
      <w:r w:rsidRPr="001F6A2A">
        <w:rPr>
          <w:rFonts w:eastAsia="Times New Roman"/>
        </w:rPr>
        <w:t xml:space="preserve"> = .1</w:t>
      </w:r>
      <w:r w:rsidR="00E01B11">
        <w:rPr>
          <w:rFonts w:eastAsia="Times New Roman"/>
        </w:rPr>
        <w:t>3</w:t>
      </w:r>
      <w:commentRangeEnd w:id="205"/>
      <w:r w:rsidR="00F96B1B">
        <w:rPr>
          <w:rStyle w:val="CommentReference"/>
        </w:rPr>
        <w:commentReference w:id="205"/>
      </w:r>
      <w:r w:rsidRPr="001F6A2A">
        <w:rPr>
          <w:rFonts w:eastAsia="Times New Roman"/>
        </w:rPr>
        <w:t>).</w:t>
      </w:r>
      <w:ins w:id="207" w:author="Victor Ferreira" w:date="2018-04-17T11:51:00Z">
        <w:r w:rsidR="004D2B67">
          <w:rPr>
            <w:rFonts w:eastAsia="Times New Roman"/>
          </w:rPr>
          <w:t xml:space="preserve">  </w:t>
        </w:r>
      </w:ins>
    </w:p>
    <w:p w14:paraId="6E871D32" w14:textId="699BCAFE" w:rsidR="005F4760" w:rsidRPr="001F6A2A" w:rsidRDefault="00A63039">
      <w:pPr>
        <w:spacing w:after="200"/>
        <w:rPr>
          <w:rFonts w:eastAsia="Times New Roman"/>
        </w:rPr>
      </w:pPr>
      <w:r w:rsidRPr="001F6A2A">
        <w:rPr>
          <w:rFonts w:eastAsia="Times New Roman"/>
        </w:rPr>
        <w:t xml:space="preserve">For the effect of homogeneity, speakers showed an 8.6% greater effect on trials </w:t>
      </w:r>
      <w:r w:rsidR="006C6DB6">
        <w:rPr>
          <w:rFonts w:eastAsia="Times New Roman"/>
        </w:rPr>
        <w:t>in heterogeneous blocks</w:t>
      </w:r>
      <w:r w:rsidRPr="001F6A2A">
        <w:rPr>
          <w:rFonts w:eastAsia="Times New Roman"/>
        </w:rPr>
        <w:t xml:space="preserve"> </w:t>
      </w:r>
      <w:r w:rsidRPr="001F6A2A">
        <w:rPr>
          <w:rFonts w:eastAsia="Times New Roman"/>
        </w:rPr>
        <w:lastRenderedPageBreak/>
        <w:t xml:space="preserve">than on trials </w:t>
      </w:r>
      <w:r w:rsidR="006C6DB6">
        <w:rPr>
          <w:rFonts w:eastAsia="Times New Roman"/>
        </w:rPr>
        <w:t xml:space="preserve">in homogeneous </w:t>
      </w:r>
      <w:commentRangeStart w:id="208"/>
      <w:r w:rsidR="006C6DB6">
        <w:rPr>
          <w:rFonts w:eastAsia="Times New Roman"/>
        </w:rPr>
        <w:t>blocks</w:t>
      </w:r>
      <w:r w:rsidRPr="001F6A2A">
        <w:rPr>
          <w:rFonts w:eastAsia="Times New Roman"/>
        </w:rPr>
        <w:t>.</w:t>
      </w:r>
      <w:commentRangeEnd w:id="208"/>
      <w:r w:rsidR="00FE55D9">
        <w:rPr>
          <w:rStyle w:val="CommentReference"/>
        </w:rPr>
        <w:commentReference w:id="208"/>
      </w:r>
      <w:r w:rsidRPr="001F6A2A">
        <w:rPr>
          <w:rFonts w:eastAsia="Times New Roman"/>
        </w:rPr>
        <w:t xml:space="preserve"> On trials </w:t>
      </w:r>
      <w:r w:rsidR="006C6DB6">
        <w:rPr>
          <w:rFonts w:eastAsia="Times New Roman"/>
        </w:rPr>
        <w:t>in heterogeneous blocks</w:t>
      </w:r>
      <w:r w:rsidRPr="001F6A2A">
        <w:rPr>
          <w:rFonts w:eastAsia="Times New Roman"/>
        </w:rPr>
        <w:t xml:space="preserve">, subjects were 10.4% more likely to produce the preferred structure when primed with the preferred structure (78.9%) than when primed with the </w:t>
      </w:r>
      <w:proofErr w:type="spellStart"/>
      <w:r w:rsidRPr="001F6A2A">
        <w:rPr>
          <w:rFonts w:eastAsia="Times New Roman"/>
        </w:rPr>
        <w:t>dispreferred</w:t>
      </w:r>
      <w:proofErr w:type="spellEnd"/>
      <w:r w:rsidRPr="001F6A2A">
        <w:rPr>
          <w:rFonts w:eastAsia="Times New Roman"/>
        </w:rPr>
        <w:t xml:space="preserve"> structure (68.5%). On trials </w:t>
      </w:r>
      <w:r w:rsidR="006C6DB6">
        <w:rPr>
          <w:rFonts w:eastAsia="Times New Roman"/>
        </w:rPr>
        <w:t>in homogeneous blocks</w:t>
      </w:r>
      <w:r w:rsidRPr="001F6A2A">
        <w:rPr>
          <w:rFonts w:eastAsia="Times New Roman"/>
        </w:rPr>
        <w:t xml:space="preserve">, subjects were 1.8% more likely to produce the preferred structure when primed with the preferred structure (73.0%) than when primed with the </w:t>
      </w:r>
      <w:proofErr w:type="spellStart"/>
      <w:r w:rsidRPr="001F6A2A">
        <w:rPr>
          <w:rFonts w:eastAsia="Times New Roman"/>
        </w:rPr>
        <w:t>dispreferred</w:t>
      </w:r>
      <w:proofErr w:type="spellEnd"/>
      <w:r w:rsidRPr="001F6A2A">
        <w:rPr>
          <w:rFonts w:eastAsia="Times New Roman"/>
        </w:rPr>
        <w:t xml:space="preserve"> structure (71.2%). However, this numerical difference between the homogenous and </w:t>
      </w:r>
      <w:proofErr w:type="spellStart"/>
      <w:r w:rsidRPr="001F6A2A">
        <w:rPr>
          <w:rFonts w:eastAsia="Times New Roman"/>
        </w:rPr>
        <w:t>heterogenous</w:t>
      </w:r>
      <w:proofErr w:type="spellEnd"/>
      <w:r w:rsidRPr="001F6A2A">
        <w:rPr>
          <w:rFonts w:eastAsia="Times New Roman"/>
        </w:rPr>
        <w:t xml:space="preserve"> conditions was not statistically significant, and including the interaction term (prime type X homogeneity) did not improve our model fit (</w:t>
      </w:r>
      <w:commentRangeStart w:id="209"/>
      <w:r w:rsidRPr="001F6A2A">
        <w:rPr>
          <w:rFonts w:eastAsia="Times New Roman"/>
          <w:i/>
          <w:iCs/>
        </w:rPr>
        <w:t>χ</w:t>
      </w:r>
      <w:r w:rsidRPr="001F6A2A">
        <w:rPr>
          <w:rFonts w:eastAsia="Times New Roman"/>
          <w:vertAlign w:val="superscript"/>
        </w:rPr>
        <w:t>2</w:t>
      </w:r>
      <w:r w:rsidRPr="001F6A2A">
        <w:rPr>
          <w:rFonts w:eastAsia="Times New Roman"/>
        </w:rPr>
        <w:t xml:space="preserve">(1) = </w:t>
      </w:r>
      <w:r w:rsidR="002D5516">
        <w:rPr>
          <w:rFonts w:eastAsia="Times New Roman"/>
        </w:rPr>
        <w:t>2.1</w:t>
      </w:r>
      <w:ins w:id="210" w:author="Microsoft Office User" w:date="2018-05-09T12:44:00Z">
        <w:r w:rsidR="00F96B1B">
          <w:rPr>
            <w:rFonts w:eastAsia="Times New Roman"/>
          </w:rPr>
          <w:t>1</w:t>
        </w:r>
      </w:ins>
      <w:del w:id="211" w:author="Microsoft Office User" w:date="2018-05-09T12:44:00Z">
        <w:r w:rsidR="002D5516" w:rsidDel="00F96B1B">
          <w:rPr>
            <w:rFonts w:eastAsia="Times New Roman"/>
          </w:rPr>
          <w:delText>094</w:delText>
        </w:r>
      </w:del>
      <w:r w:rsidRPr="001F6A2A">
        <w:rPr>
          <w:rFonts w:eastAsia="Times New Roman"/>
        </w:rPr>
        <w:t xml:space="preserve">, </w:t>
      </w:r>
      <w:r w:rsidRPr="001F6A2A">
        <w:rPr>
          <w:rFonts w:eastAsia="Times New Roman"/>
          <w:i/>
          <w:iCs/>
        </w:rPr>
        <w:t>p</w:t>
      </w:r>
      <w:r w:rsidRPr="001F6A2A">
        <w:rPr>
          <w:rFonts w:eastAsia="Times New Roman"/>
        </w:rPr>
        <w:t xml:space="preserve"> = .</w:t>
      </w:r>
      <w:r w:rsidR="002D5516">
        <w:rPr>
          <w:rFonts w:eastAsia="Times New Roman"/>
        </w:rPr>
        <w:t>15</w:t>
      </w:r>
      <w:commentRangeEnd w:id="209"/>
      <w:r w:rsidR="00F96B1B">
        <w:rPr>
          <w:rStyle w:val="CommentReference"/>
        </w:rPr>
        <w:commentReference w:id="209"/>
      </w:r>
      <w:r w:rsidRPr="001F6A2A">
        <w:rPr>
          <w:rFonts w:eastAsia="Times New Roman"/>
        </w:rPr>
        <w:t>).</w:t>
      </w:r>
    </w:p>
    <w:p w14:paraId="236C745D" w14:textId="1F353517" w:rsidR="00A63039" w:rsidRPr="001F6A2A" w:rsidDel="000125D2" w:rsidRDefault="00A63039" w:rsidP="00A63039">
      <w:pPr>
        <w:spacing w:after="200"/>
        <w:rPr>
          <w:del w:id="212" w:author="Nick Gruberg" w:date="2018-04-18T14:47:00Z"/>
          <w:rFonts w:eastAsia="Times New Roman"/>
        </w:rPr>
      </w:pPr>
      <w:commentRangeStart w:id="213"/>
      <w:commentRangeStart w:id="214"/>
      <w:del w:id="215" w:author="Nick Gruberg" w:date="2018-04-18T14:47:00Z">
        <w:r w:rsidRPr="001F6A2A" w:rsidDel="000125D2">
          <w:rPr>
            <w:rFonts w:eastAsia="Times New Roman"/>
          </w:rPr>
          <w:delText>Although this interaction did not reach significance, the fact that the numerical difference was so large led us to conduct a supplemental analysis of the data. We chose to do a</w:delText>
        </w:r>
        <w:r w:rsidR="006C6DB6" w:rsidDel="000125D2">
          <w:rPr>
            <w:rFonts w:eastAsia="Times New Roman"/>
          </w:rPr>
          <w:delText xml:space="preserve"> post-hoc</w:delText>
        </w:r>
        <w:r w:rsidRPr="001F6A2A" w:rsidDel="000125D2">
          <w:rPr>
            <w:rFonts w:eastAsia="Times New Roman"/>
          </w:rPr>
          <w:delText xml:space="preserve"> resampling analysis of the data to determine how likely it was that the difference between the homogenous and heterogenous conditions was due to chance. Resampling analyses are non-parametric tests that randomly re-assign target trial outcomes across experimental conditions in a large number of iterations. By measuring</w:delText>
        </w:r>
        <w:r w:rsidR="0043033B" w:rsidDel="000125D2">
          <w:rPr>
            <w:rFonts w:eastAsia="Times New Roman"/>
          </w:rPr>
          <w:delText xml:space="preserve"> what proportion of the iterations or randomly reshuffled data </w:delText>
        </w:r>
        <w:r w:rsidRPr="001F6A2A" w:rsidDel="000125D2">
          <w:rPr>
            <w:rFonts w:eastAsia="Times New Roman"/>
          </w:rPr>
          <w:delText xml:space="preserve">resulted in larger </w:delText>
        </w:r>
        <w:r w:rsidR="0043033B" w:rsidDel="000125D2">
          <w:rPr>
            <w:rFonts w:eastAsia="Times New Roman"/>
          </w:rPr>
          <w:delText>differences</w:delText>
        </w:r>
        <w:r w:rsidRPr="001F6A2A" w:rsidDel="000125D2">
          <w:rPr>
            <w:rFonts w:eastAsia="Times New Roman"/>
          </w:rPr>
          <w:delText xml:space="preserve"> than those</w:delText>
        </w:r>
        <w:r w:rsidR="0043033B" w:rsidDel="000125D2">
          <w:rPr>
            <w:rFonts w:eastAsia="Times New Roman"/>
          </w:rPr>
          <w:delText xml:space="preserve"> actually</w:delText>
        </w:r>
        <w:r w:rsidRPr="001F6A2A" w:rsidDel="000125D2">
          <w:rPr>
            <w:rFonts w:eastAsia="Times New Roman"/>
          </w:rPr>
          <w:delText xml:space="preserve"> observed, the resulting analyses yield a non-parametric estimate of the probability that the observed effect occurred by chance. Unlike mixed effects models, these tests must be conducted using either subjects or items as aggregating units (such that random reassignment is conducted within subject or within item).</w:delText>
        </w:r>
      </w:del>
    </w:p>
    <w:p w14:paraId="12B8CA69" w14:textId="1CD08CC6" w:rsidR="00A63039" w:rsidDel="000125D2" w:rsidRDefault="006C6DB6" w:rsidP="00A63039">
      <w:pPr>
        <w:spacing w:after="200"/>
        <w:rPr>
          <w:del w:id="216" w:author="Nick Gruberg" w:date="2018-04-18T14:47:00Z"/>
          <w:rFonts w:eastAsia="Times New Roman"/>
        </w:rPr>
      </w:pPr>
      <w:del w:id="217" w:author="Nick Gruberg" w:date="2018-04-18T14:47:00Z">
        <w:r w:rsidDel="000125D2">
          <w:rPr>
            <w:rFonts w:eastAsia="Times New Roman"/>
          </w:rPr>
          <w:delText>The</w:delText>
        </w:r>
        <w:r w:rsidR="00A63039" w:rsidRPr="001F6A2A" w:rsidDel="000125D2">
          <w:rPr>
            <w:rFonts w:eastAsia="Times New Roman"/>
          </w:rPr>
          <w:delText xml:space="preserve"> resampling analysis</w:delText>
        </w:r>
        <w:r w:rsidDel="000125D2">
          <w:rPr>
            <w:rFonts w:eastAsia="Times New Roman"/>
          </w:rPr>
          <w:delText xml:space="preserve"> </w:delText>
        </w:r>
        <w:r w:rsidR="004A0E87" w:rsidDel="000125D2">
          <w:rPr>
            <w:rFonts w:eastAsia="Times New Roman"/>
          </w:rPr>
          <w:delText>indeed</w:delText>
        </w:r>
        <w:r w:rsidDel="000125D2">
          <w:rPr>
            <w:rFonts w:eastAsia="Times New Roman"/>
          </w:rPr>
          <w:delText xml:space="preserve"> show</w:delText>
        </w:r>
        <w:r w:rsidR="004A0E87" w:rsidDel="000125D2">
          <w:rPr>
            <w:rFonts w:eastAsia="Times New Roman"/>
          </w:rPr>
          <w:delText>s</w:delText>
        </w:r>
        <w:r w:rsidR="00A63039" w:rsidRPr="001F6A2A" w:rsidDel="000125D2">
          <w:rPr>
            <w:rFonts w:eastAsia="Times New Roman"/>
          </w:rPr>
          <w:delText xml:space="preserve"> significant effects </w:delText>
        </w:r>
        <w:r w:rsidDel="000125D2">
          <w:rPr>
            <w:rFonts w:eastAsia="Times New Roman"/>
          </w:rPr>
          <w:delText>of</w:delText>
        </w:r>
        <w:r w:rsidR="00A63039" w:rsidRPr="001F6A2A" w:rsidDel="000125D2">
          <w:rPr>
            <w:rFonts w:eastAsia="Times New Roman"/>
          </w:rPr>
          <w:delText xml:space="preserve"> the main effect of prime condition, and marginally significant effects in the interaction of prime condition and confusability when averaging across subjects. However, these effects were not consistent across items. Overall, speakers were 5.0% more likely to produce the preferred syntactic structure when primed with the preferred structure (75%) than when primed with the alternative, (70%; </w:delText>
        </w:r>
        <w:r w:rsidR="00A63039" w:rsidRPr="001F6A2A" w:rsidDel="000125D2">
          <w:rPr>
            <w:rFonts w:eastAsia="Times New Roman"/>
            <w:i/>
            <w:iCs/>
          </w:rPr>
          <w:delText>p</w:delText>
        </w:r>
        <w:r w:rsidR="00A63039" w:rsidRPr="001F6A2A" w:rsidDel="000125D2">
          <w:rPr>
            <w:rFonts w:eastAsia="Times New Roman"/>
          </w:rPr>
          <w:delText xml:space="preserve"> &lt; .024 by </w:delText>
        </w:r>
        <w:r w:rsidDel="000125D2">
          <w:rPr>
            <w:rFonts w:eastAsia="Times New Roman"/>
          </w:rPr>
          <w:delText>subjects and</w:delText>
        </w:r>
        <w:r w:rsidR="00A63039" w:rsidRPr="001F6A2A" w:rsidDel="000125D2">
          <w:rPr>
            <w:rFonts w:eastAsia="Times New Roman"/>
          </w:rPr>
          <w:delText xml:space="preserve"> </w:delText>
        </w:r>
        <w:r w:rsidR="00A63039" w:rsidRPr="001F6A2A" w:rsidDel="000125D2">
          <w:rPr>
            <w:rFonts w:eastAsia="Times New Roman"/>
            <w:i/>
            <w:iCs/>
          </w:rPr>
          <w:delText>p</w:delText>
        </w:r>
        <w:r w:rsidR="00A63039" w:rsidRPr="001F6A2A" w:rsidDel="000125D2">
          <w:rPr>
            <w:rFonts w:eastAsia="Times New Roman"/>
          </w:rPr>
          <w:delText xml:space="preserve"> &lt; .033 by</w:delText>
        </w:r>
        <w:r w:rsidDel="000125D2">
          <w:rPr>
            <w:rFonts w:eastAsia="Times New Roman"/>
          </w:rPr>
          <w:delText xml:space="preserve"> items in the</w:delText>
        </w:r>
        <w:r w:rsidR="00A63039" w:rsidRPr="001F6A2A" w:rsidDel="000125D2">
          <w:rPr>
            <w:rFonts w:eastAsia="Times New Roman"/>
          </w:rPr>
          <w:delText xml:space="preserve"> resampling analysis). Speakers showed a</w:delText>
        </w:r>
        <w:r w:rsidDel="000125D2">
          <w:rPr>
            <w:rFonts w:eastAsia="Times New Roman"/>
          </w:rPr>
          <w:delText>n</w:delText>
        </w:r>
        <w:r w:rsidR="00A63039" w:rsidRPr="001F6A2A" w:rsidDel="000125D2">
          <w:rPr>
            <w:rFonts w:eastAsia="Times New Roman"/>
          </w:rPr>
          <w:delText xml:space="preserve"> 8.6% greater effect on trials </w:delText>
        </w:r>
        <w:r w:rsidDel="000125D2">
          <w:rPr>
            <w:rFonts w:eastAsia="Times New Roman"/>
          </w:rPr>
          <w:delText>from heterogeneous blocks</w:delText>
        </w:r>
        <w:r w:rsidR="00A63039" w:rsidRPr="001F6A2A" w:rsidDel="000125D2">
          <w:rPr>
            <w:rFonts w:eastAsia="Times New Roman"/>
          </w:rPr>
          <w:delText xml:space="preserve"> (10.4% effect), than </w:delText>
        </w:r>
        <w:r w:rsidDel="000125D2">
          <w:rPr>
            <w:rFonts w:eastAsia="Times New Roman"/>
          </w:rPr>
          <w:delText>on trials from homogeneous blocks</w:delText>
        </w:r>
        <w:r w:rsidR="00A63039" w:rsidRPr="001F6A2A" w:rsidDel="000125D2">
          <w:rPr>
            <w:rFonts w:eastAsia="Times New Roman"/>
          </w:rPr>
          <w:delText xml:space="preserve"> (1.8% effect; </w:delText>
        </w:r>
        <w:r w:rsidR="00A63039" w:rsidRPr="001F6A2A" w:rsidDel="000125D2">
          <w:rPr>
            <w:rFonts w:eastAsia="Times New Roman"/>
            <w:i/>
            <w:iCs/>
          </w:rPr>
          <w:delText>p</w:delText>
        </w:r>
        <w:r w:rsidR="00A63039" w:rsidRPr="001F6A2A" w:rsidDel="000125D2">
          <w:rPr>
            <w:rFonts w:eastAsia="Times New Roman"/>
          </w:rPr>
          <w:delText xml:space="preserve"> &lt; .052, by </w:delText>
        </w:r>
        <w:r w:rsidDel="000125D2">
          <w:rPr>
            <w:rFonts w:eastAsia="Times New Roman"/>
          </w:rPr>
          <w:delText>subjects and</w:delText>
        </w:r>
        <w:r w:rsidR="00A63039" w:rsidRPr="001F6A2A" w:rsidDel="000125D2">
          <w:rPr>
            <w:rFonts w:eastAsia="Times New Roman"/>
          </w:rPr>
          <w:delText xml:space="preserve"> </w:delText>
        </w:r>
        <w:r w:rsidR="00A63039" w:rsidRPr="001F6A2A" w:rsidDel="000125D2">
          <w:rPr>
            <w:rFonts w:eastAsia="Times New Roman"/>
            <w:i/>
            <w:iCs/>
          </w:rPr>
          <w:delText>p</w:delText>
        </w:r>
        <w:r w:rsidR="00A63039" w:rsidRPr="001F6A2A" w:rsidDel="000125D2">
          <w:rPr>
            <w:rFonts w:eastAsia="Times New Roman"/>
          </w:rPr>
          <w:delText xml:space="preserve"> &lt; .455</w:delText>
        </w:r>
        <w:r w:rsidDel="000125D2">
          <w:rPr>
            <w:rFonts w:eastAsia="Times New Roman"/>
          </w:rPr>
          <w:delText xml:space="preserve"> by items</w:delText>
        </w:r>
        <w:r w:rsidR="00A63039" w:rsidRPr="001F6A2A" w:rsidDel="000125D2">
          <w:rPr>
            <w:rFonts w:eastAsia="Times New Roman"/>
          </w:rPr>
          <w:delText xml:space="preserve"> by resampling analysis).</w:delText>
        </w:r>
        <w:commentRangeEnd w:id="213"/>
        <w:r w:rsidR="00A71AFE" w:rsidDel="000125D2">
          <w:rPr>
            <w:rStyle w:val="CommentReference"/>
          </w:rPr>
          <w:commentReference w:id="213"/>
        </w:r>
        <w:commentRangeEnd w:id="214"/>
        <w:r w:rsidR="000F7C98" w:rsidDel="000125D2">
          <w:rPr>
            <w:rStyle w:val="CommentReference"/>
          </w:rPr>
          <w:commentReference w:id="214"/>
        </w:r>
      </w:del>
    </w:p>
    <w:p w14:paraId="5639E194" w14:textId="39635DE7" w:rsidR="00A63039" w:rsidRDefault="00577DC3" w:rsidP="005352D2">
      <w:pPr>
        <w:spacing w:after="200"/>
        <w:jc w:val="center"/>
        <w:rPr>
          <w:rFonts w:eastAsia="Times New Roman"/>
        </w:rPr>
      </w:pPr>
      <w:r w:rsidRPr="00577DC3">
        <w:rPr>
          <w:rFonts w:eastAsia="Times New Roman"/>
          <w:noProof/>
          <w:lang w:eastAsia="zh-CN"/>
        </w:rPr>
        <w:drawing>
          <wp:inline distT="0" distB="0" distL="0" distR="0" wp14:anchorId="46288651" wp14:editId="02CEA596">
            <wp:extent cx="40005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4000500"/>
                    </a:xfrm>
                    <a:prstGeom prst="rect">
                      <a:avLst/>
                    </a:prstGeom>
                  </pic:spPr>
                </pic:pic>
              </a:graphicData>
            </a:graphic>
          </wp:inline>
        </w:drawing>
      </w:r>
    </w:p>
    <w:p w14:paraId="058FD6E4" w14:textId="663C9BE8" w:rsidR="00A63039" w:rsidRPr="00D6069C" w:rsidRDefault="00A63039" w:rsidP="00A63039">
      <w:pPr>
        <w:ind w:left="360" w:right="432"/>
        <w:rPr>
          <w:rFonts w:eastAsia="Times New Roman"/>
        </w:rPr>
      </w:pPr>
      <w:r>
        <w:rPr>
          <w:rFonts w:eastAsia="Times New Roman"/>
        </w:rPr>
        <w:t>Figure 5</w:t>
      </w:r>
      <w:r w:rsidRPr="00D6069C">
        <w:rPr>
          <w:rFonts w:eastAsia="Times New Roman"/>
        </w:rPr>
        <w:t xml:space="preserve">. </w:t>
      </w:r>
      <w:r>
        <w:rPr>
          <w:rFonts w:eastAsia="Times New Roman"/>
        </w:rPr>
        <w:t>P</w:t>
      </w:r>
      <w:r w:rsidRPr="00D6069C">
        <w:rPr>
          <w:rFonts w:eastAsia="Times New Roman"/>
        </w:rPr>
        <w:t xml:space="preserve">roportion of preferred structure responses for </w:t>
      </w:r>
      <w:r>
        <w:rPr>
          <w:rFonts w:eastAsia="Times New Roman"/>
        </w:rPr>
        <w:t>target descriptions of events that were either in homogenous blocks (4 event semantically similar depictions)</w:t>
      </w:r>
      <w:r w:rsidRPr="00D6069C">
        <w:rPr>
          <w:rFonts w:eastAsia="Times New Roman"/>
        </w:rPr>
        <w:t>.</w:t>
      </w:r>
    </w:p>
    <w:p w14:paraId="7A33A06C" w14:textId="77777777" w:rsidR="00A63039" w:rsidRPr="001F6A2A" w:rsidRDefault="00A63039" w:rsidP="00A63039">
      <w:pPr>
        <w:spacing w:after="200"/>
        <w:rPr>
          <w:rFonts w:eastAsia="Times New Roman"/>
        </w:rPr>
      </w:pPr>
    </w:p>
    <w:p w14:paraId="648C5C97" w14:textId="2C18DB1A" w:rsidR="006C6DB6" w:rsidRDefault="00A63039" w:rsidP="006C6DB6">
      <w:pPr>
        <w:spacing w:after="200"/>
        <w:rPr>
          <w:rFonts w:eastAsia="Times New Roman"/>
        </w:rPr>
      </w:pPr>
      <w:del w:id="218" w:author="Nick Gruberg" w:date="2018-04-18T14:48:00Z">
        <w:r w:rsidDel="000125D2">
          <w:rPr>
            <w:rFonts w:eastAsia="Times New Roman"/>
          </w:rPr>
          <w:lastRenderedPageBreak/>
          <w:delText>In</w:delText>
        </w:r>
        <w:r w:rsidR="004C22DD" w:rsidDel="000125D2">
          <w:rPr>
            <w:rFonts w:eastAsia="Times New Roman"/>
          </w:rPr>
          <w:delText xml:space="preserve"> all</w:delText>
        </w:r>
      </w:del>
      <w:ins w:id="219" w:author="Nick Gruberg" w:date="2018-04-18T14:48:00Z">
        <w:r w:rsidR="000125D2">
          <w:rPr>
            <w:rFonts w:eastAsia="Times New Roman"/>
          </w:rPr>
          <w:t>Overall</w:t>
        </w:r>
      </w:ins>
      <w:r w:rsidR="004C22DD">
        <w:rPr>
          <w:rFonts w:eastAsia="Times New Roman"/>
        </w:rPr>
        <w:t>, in</w:t>
      </w:r>
      <w:r>
        <w:rPr>
          <w:rFonts w:eastAsia="Times New Roman"/>
        </w:rPr>
        <w:t xml:space="preserve"> Experiment 5</w:t>
      </w:r>
      <w:r w:rsidR="006C6DB6">
        <w:rPr>
          <w:rFonts w:eastAsia="Times New Roman"/>
        </w:rPr>
        <w:t>,</w:t>
      </w:r>
      <w:r w:rsidRPr="001F6A2A">
        <w:rPr>
          <w:rFonts w:eastAsia="Times New Roman"/>
        </w:rPr>
        <w:t xml:space="preserve"> we found a </w:t>
      </w:r>
      <w:r w:rsidR="004C22DD">
        <w:rPr>
          <w:rFonts w:eastAsia="Times New Roman"/>
        </w:rPr>
        <w:t>relatively large</w:t>
      </w:r>
      <w:r w:rsidR="006C6DB6">
        <w:rPr>
          <w:rFonts w:eastAsia="Times New Roman"/>
        </w:rPr>
        <w:t xml:space="preserve"> numerical moderation of the entrainment effect by homogeneity, though this effect was not significant in the mixed effects </w:t>
      </w:r>
      <w:proofErr w:type="spellStart"/>
      <w:r w:rsidR="006C6DB6">
        <w:rPr>
          <w:rFonts w:eastAsia="Times New Roman"/>
        </w:rPr>
        <w:t>models</w:t>
      </w:r>
      <w:del w:id="220" w:author="Nick Gruberg" w:date="2018-04-18T14:47:00Z">
        <w:r w:rsidR="006C6DB6" w:rsidDel="000125D2">
          <w:rPr>
            <w:rFonts w:eastAsia="Times New Roman"/>
          </w:rPr>
          <w:delText xml:space="preserve">.  </w:delText>
        </w:r>
        <w:commentRangeStart w:id="221"/>
        <w:r w:rsidR="006C6DB6" w:rsidDel="000125D2">
          <w:rPr>
            <w:rFonts w:eastAsia="Times New Roman"/>
          </w:rPr>
          <w:delText>A post hoc resampling analysis by subjects points to the possibility that the interaction is real, but</w:delText>
        </w:r>
        <w:r w:rsidR="004C22DD" w:rsidDel="000125D2">
          <w:rPr>
            <w:rFonts w:eastAsia="Times New Roman"/>
          </w:rPr>
          <w:delText xml:space="preserve"> given the post-hoc nature of the effect, and that it is not significant in the items analysis,</w:delText>
        </w:r>
        <w:r w:rsidR="006C6DB6" w:rsidDel="000125D2">
          <w:rPr>
            <w:rFonts w:eastAsia="Times New Roman"/>
          </w:rPr>
          <w:delText xml:space="preserve"> this conclusion must be held with great caution.  </w:delText>
        </w:r>
        <w:commentRangeEnd w:id="221"/>
        <w:r w:rsidR="000F7C98" w:rsidDel="000125D2">
          <w:rPr>
            <w:rStyle w:val="CommentReference"/>
          </w:rPr>
          <w:commentReference w:id="221"/>
        </w:r>
      </w:del>
      <w:del w:id="222" w:author="Nick Gruberg" w:date="2018-04-18T14:49:00Z">
        <w:r w:rsidR="006C6DB6" w:rsidDel="000125D2">
          <w:rPr>
            <w:rFonts w:eastAsia="Times New Roman"/>
          </w:rPr>
          <w:delText>Although the interaction effect is numerically large,</w:delText>
        </w:r>
      </w:del>
      <w:ins w:id="223" w:author="Nick Gruberg" w:date="2018-04-18T14:49:00Z">
        <w:r w:rsidR="000125D2">
          <w:rPr>
            <w:rFonts w:eastAsia="Times New Roman"/>
          </w:rPr>
          <w:t>We</w:t>
        </w:r>
        <w:proofErr w:type="spellEnd"/>
        <w:r w:rsidR="000125D2">
          <w:rPr>
            <w:rFonts w:eastAsia="Times New Roman"/>
          </w:rPr>
          <w:t xml:space="preserve"> suspect that</w:t>
        </w:r>
      </w:ins>
      <w:r w:rsidR="006C6DB6">
        <w:rPr>
          <w:rFonts w:eastAsia="Times New Roman"/>
        </w:rPr>
        <w:t xml:space="preserve"> statistical support for </w:t>
      </w:r>
      <w:ins w:id="224" w:author="Nick Gruberg" w:date="2018-04-18T14:49:00Z">
        <w:r w:rsidR="000125D2">
          <w:rPr>
            <w:rFonts w:eastAsia="Times New Roman"/>
          </w:rPr>
          <w:t>this interaction effect</w:t>
        </w:r>
      </w:ins>
      <w:del w:id="225" w:author="Nick Gruberg" w:date="2018-04-18T14:49:00Z">
        <w:r w:rsidR="006C6DB6" w:rsidDel="000125D2">
          <w:rPr>
            <w:rFonts w:eastAsia="Times New Roman"/>
          </w:rPr>
          <w:delText>it</w:delText>
        </w:r>
      </w:del>
      <w:r w:rsidR="006C6DB6">
        <w:rPr>
          <w:rFonts w:eastAsia="Times New Roman"/>
        </w:rPr>
        <w:t xml:space="preserve"> </w:t>
      </w:r>
      <w:del w:id="226" w:author="Nick Gruberg" w:date="2018-04-18T14:49:00Z">
        <w:r w:rsidR="006C6DB6" w:rsidDel="000125D2">
          <w:rPr>
            <w:rFonts w:eastAsia="Times New Roman"/>
          </w:rPr>
          <w:delText>is likely</w:delText>
        </w:r>
      </w:del>
      <w:ins w:id="227" w:author="Nick Gruberg" w:date="2018-04-18T14:49:00Z">
        <w:r w:rsidR="000125D2">
          <w:rPr>
            <w:rFonts w:eastAsia="Times New Roman"/>
          </w:rPr>
          <w:t>was</w:t>
        </w:r>
      </w:ins>
      <w:r w:rsidR="006C6DB6">
        <w:rPr>
          <w:rFonts w:eastAsia="Times New Roman"/>
        </w:rPr>
        <w:t xml:space="preserve"> compromised by the unbalanced items design.  </w:t>
      </w:r>
      <w:ins w:id="228" w:author="Nick Gruberg" w:date="2018-04-18T14:35:00Z">
        <w:r w:rsidR="000F7C98">
          <w:rPr>
            <w:rFonts w:eastAsia="Times New Roman"/>
          </w:rPr>
          <w:t>In Experiment 6 w</w:t>
        </w:r>
      </w:ins>
      <w:del w:id="229" w:author="Nick Gruberg" w:date="2018-04-18T14:35:00Z">
        <w:r w:rsidR="006C6DB6" w:rsidDel="000F7C98">
          <w:rPr>
            <w:rFonts w:eastAsia="Times New Roman"/>
          </w:rPr>
          <w:delText>W</w:delText>
        </w:r>
      </w:del>
      <w:r w:rsidR="006C6DB6">
        <w:rPr>
          <w:rFonts w:eastAsia="Times New Roman"/>
        </w:rPr>
        <w:t xml:space="preserve">e </w:t>
      </w:r>
      <w:del w:id="230" w:author="Nick Gruberg" w:date="2018-04-18T14:36:00Z">
        <w:r w:rsidR="006C6DB6" w:rsidDel="000F7C98">
          <w:rPr>
            <w:rFonts w:eastAsia="Times New Roman"/>
          </w:rPr>
          <w:delText xml:space="preserve">thus </w:delText>
        </w:r>
      </w:del>
      <w:ins w:id="231" w:author="Nick Gruberg" w:date="2018-04-18T14:50:00Z">
        <w:r w:rsidR="000125D2">
          <w:rPr>
            <w:rFonts w:eastAsia="Times New Roman"/>
          </w:rPr>
          <w:t xml:space="preserve">aim to </w:t>
        </w:r>
      </w:ins>
      <w:r w:rsidR="006C6DB6">
        <w:rPr>
          <w:rFonts w:eastAsia="Times New Roman"/>
        </w:rPr>
        <w:t>replicate the effect in Experiment 5 using a balanced items design.</w:t>
      </w:r>
      <w:r w:rsidR="00D95851">
        <w:rPr>
          <w:rFonts w:eastAsia="Times New Roman"/>
        </w:rPr>
        <w:t xml:space="preserve">  (We </w:t>
      </w:r>
      <w:r w:rsidR="004C22DD">
        <w:rPr>
          <w:rFonts w:eastAsia="Times New Roman"/>
        </w:rPr>
        <w:t xml:space="preserve">nonetheless </w:t>
      </w:r>
      <w:r w:rsidR="00D95851">
        <w:rPr>
          <w:rFonts w:eastAsia="Times New Roman"/>
        </w:rPr>
        <w:t xml:space="preserve">report Experiment 5 here both so as to avoid “file </w:t>
      </w:r>
      <w:proofErr w:type="spellStart"/>
      <w:r w:rsidR="00D95851">
        <w:rPr>
          <w:rFonts w:eastAsia="Times New Roman"/>
        </w:rPr>
        <w:t>drawering</w:t>
      </w:r>
      <w:proofErr w:type="spellEnd"/>
      <w:r w:rsidR="00D95851">
        <w:rPr>
          <w:rFonts w:eastAsia="Times New Roman"/>
        </w:rPr>
        <w:t>” it, but also because developing a balanced items design required changing other aspects of the overall procedure.  The observed outcomes from Experiment 5 are thus numerically more comparable to Experiments 1-2 and 4, given the similarity of the overall procedures in these experiments, than the outcomes of Experiment 6.)</w:t>
      </w:r>
    </w:p>
    <w:p w14:paraId="0B575C4D" w14:textId="77777777" w:rsidR="006C6DB6" w:rsidRPr="006C6DB6" w:rsidRDefault="006C6DB6">
      <w:pPr>
        <w:spacing w:after="200"/>
        <w:jc w:val="center"/>
        <w:rPr>
          <w:ins w:id="232" w:author="Victor Ferreira" w:date="2018-03-22T17:50:00Z"/>
          <w:rFonts w:eastAsia="Times New Roman"/>
          <w:b/>
          <w:rPrChange w:id="233" w:author="Victor Ferreira" w:date="2018-03-22T17:50:00Z">
            <w:rPr>
              <w:ins w:id="234" w:author="Victor Ferreira" w:date="2018-03-22T17:50:00Z"/>
              <w:rFonts w:eastAsia="Times New Roman"/>
            </w:rPr>
          </w:rPrChange>
        </w:rPr>
        <w:pPrChange w:id="235" w:author="Victor Ferreira" w:date="2018-03-22T17:50:00Z">
          <w:pPr>
            <w:spacing w:after="200"/>
          </w:pPr>
        </w:pPrChange>
      </w:pPr>
      <w:ins w:id="236" w:author="Victor Ferreira" w:date="2018-03-22T17:50:00Z">
        <w:r w:rsidRPr="006C6DB6">
          <w:rPr>
            <w:rFonts w:eastAsia="Times New Roman"/>
            <w:b/>
            <w:rPrChange w:id="237" w:author="Victor Ferreira" w:date="2018-03-22T17:50:00Z">
              <w:rPr>
                <w:rFonts w:eastAsia="Times New Roman"/>
              </w:rPr>
            </w:rPrChange>
          </w:rPr>
          <w:t>Experiment 6</w:t>
        </w:r>
      </w:ins>
    </w:p>
    <w:p w14:paraId="414F2FDA" w14:textId="29418D9D" w:rsidR="003E1E17" w:rsidRDefault="006C6DB6" w:rsidP="00D55ED6">
      <w:pPr>
        <w:spacing w:after="200"/>
        <w:rPr>
          <w:ins w:id="238" w:author="Shota Momma" w:date="2018-04-30T23:01:00Z"/>
          <w:rFonts w:eastAsia="Times New Roman"/>
        </w:rPr>
      </w:pPr>
      <w:ins w:id="239" w:author="Victor Ferreira" w:date="2018-03-22T17:50:00Z">
        <w:r w:rsidRPr="001F6A2A" w:rsidDel="006C6DB6">
          <w:rPr>
            <w:rFonts w:eastAsia="Times New Roman"/>
          </w:rPr>
          <w:t xml:space="preserve"> </w:t>
        </w:r>
      </w:ins>
      <w:ins w:id="240" w:author="Shota Momma" w:date="2018-04-30T22:52:00Z">
        <w:r w:rsidR="00D55ED6">
          <w:rPr>
            <w:rFonts w:eastAsia="Times New Roman"/>
          </w:rPr>
          <w:t>Experiment 5</w:t>
        </w:r>
      </w:ins>
      <w:ins w:id="241" w:author="Shota Momma" w:date="2018-04-30T22:53:00Z">
        <w:r w:rsidR="00D55ED6">
          <w:rPr>
            <w:rFonts w:eastAsia="Times New Roman"/>
          </w:rPr>
          <w:t xml:space="preserve"> tested the hypothesis that the</w:t>
        </w:r>
      </w:ins>
      <w:ins w:id="242" w:author="Shota Momma" w:date="2018-04-30T22:54:00Z">
        <w:r w:rsidR="00D55ED6">
          <w:rPr>
            <w:rFonts w:eastAsia="Times New Roman"/>
          </w:rPr>
          <w:t xml:space="preserve"> entrainment</w:t>
        </w:r>
      </w:ins>
      <w:ins w:id="243" w:author="Shota Momma" w:date="2018-05-01T22:50:00Z">
        <w:r w:rsidR="00CA3BCA">
          <w:rPr>
            <w:rFonts w:eastAsia="Times New Roman"/>
          </w:rPr>
          <w:t xml:space="preserve"> effect</w:t>
        </w:r>
      </w:ins>
      <w:ins w:id="244" w:author="Shota Momma" w:date="2018-04-30T22:54:00Z">
        <w:r w:rsidR="00D55ED6">
          <w:rPr>
            <w:rFonts w:eastAsia="Times New Roman"/>
          </w:rPr>
          <w:t xml:space="preserve"> is</w:t>
        </w:r>
      </w:ins>
      <w:ins w:id="245" w:author="Shota Momma" w:date="2018-04-30T22:55:00Z">
        <w:r w:rsidR="003E1E17">
          <w:rPr>
            <w:rFonts w:eastAsia="Times New Roman"/>
          </w:rPr>
          <w:t xml:space="preserve"> modulated by event</w:t>
        </w:r>
      </w:ins>
      <w:ins w:id="246" w:author="Shota Momma" w:date="2018-04-30T22:54:00Z">
        <w:r w:rsidR="00D55ED6">
          <w:rPr>
            <w:rFonts w:eastAsia="Times New Roman"/>
          </w:rPr>
          <w:t xml:space="preserve"> homogeneity</w:t>
        </w:r>
      </w:ins>
      <w:ins w:id="247" w:author="Shota Momma" w:date="2018-04-30T22:52:00Z">
        <w:r w:rsidR="003E1E17">
          <w:rPr>
            <w:rFonts w:eastAsia="Times New Roman"/>
          </w:rPr>
          <w:t>, i.e.,</w:t>
        </w:r>
      </w:ins>
      <w:ins w:id="248" w:author="Shota Momma" w:date="2018-05-01T22:50:00Z">
        <w:r w:rsidR="00237C7C">
          <w:rPr>
            <w:rFonts w:eastAsia="Times New Roman"/>
          </w:rPr>
          <w:t xml:space="preserve"> the entrainment effect reflects</w:t>
        </w:r>
      </w:ins>
      <w:ins w:id="249" w:author="Shota Momma" w:date="2018-05-01T22:51:00Z">
        <w:r w:rsidR="00237C7C">
          <w:rPr>
            <w:rFonts w:eastAsia="Times New Roman"/>
          </w:rPr>
          <w:t xml:space="preserve"> the strengthened</w:t>
        </w:r>
      </w:ins>
      <w:ins w:id="250" w:author="Shota Momma" w:date="2018-04-30T22:52:00Z">
        <w:r w:rsidR="003E1E17">
          <w:rPr>
            <w:rFonts w:eastAsia="Times New Roman"/>
          </w:rPr>
          <w:t xml:space="preserve"> </w:t>
        </w:r>
      </w:ins>
      <w:ins w:id="251" w:author="Shota Momma" w:date="2018-04-30T22:55:00Z">
        <w:r w:rsidR="003E1E17">
          <w:rPr>
            <w:rFonts w:eastAsia="Times New Roman"/>
          </w:rPr>
          <w:t>association between event</w:t>
        </w:r>
      </w:ins>
      <w:ins w:id="252" w:author="Shota Momma" w:date="2018-04-30T22:57:00Z">
        <w:r w:rsidR="003E1E17">
          <w:rPr>
            <w:rFonts w:eastAsia="Times New Roman"/>
          </w:rPr>
          <w:t>-semantic features (shared within a narrow conflation class)</w:t>
        </w:r>
      </w:ins>
      <w:ins w:id="253" w:author="Shota Momma" w:date="2018-04-30T22:55:00Z">
        <w:r w:rsidR="003E1E17">
          <w:rPr>
            <w:rFonts w:eastAsia="Times New Roman"/>
          </w:rPr>
          <w:t xml:space="preserve"> and syntactic constructions rather than between specific</w:t>
        </w:r>
      </w:ins>
      <w:ins w:id="254" w:author="Shota Momma" w:date="2018-04-30T22:56:00Z">
        <w:r w:rsidR="000D78F1">
          <w:rPr>
            <w:rFonts w:eastAsia="Times New Roman"/>
          </w:rPr>
          <w:t xml:space="preserve"> events</w:t>
        </w:r>
        <w:r w:rsidR="003E1E17">
          <w:rPr>
            <w:rFonts w:eastAsia="Times New Roman"/>
          </w:rPr>
          <w:t xml:space="preserve"> and syntactic constructions.</w:t>
        </w:r>
      </w:ins>
      <w:ins w:id="255" w:author="Shota Momma" w:date="2018-04-30T22:52:00Z">
        <w:r w:rsidR="003E1E17">
          <w:rPr>
            <w:rFonts w:eastAsia="Times New Roman"/>
          </w:rPr>
          <w:t xml:space="preserve"> </w:t>
        </w:r>
      </w:ins>
      <w:ins w:id="256" w:author="Shota Momma" w:date="2018-04-30T22:54:00Z">
        <w:r w:rsidR="003E1E17">
          <w:rPr>
            <w:rFonts w:eastAsia="Times New Roman"/>
          </w:rPr>
          <w:t>We however failed to observe the statistically significant</w:t>
        </w:r>
      </w:ins>
      <w:ins w:id="257" w:author="Shota Momma" w:date="2018-04-30T22:58:00Z">
        <w:r w:rsidR="003E1E17">
          <w:rPr>
            <w:rFonts w:eastAsia="Times New Roman"/>
          </w:rPr>
          <w:t xml:space="preserve"> interaction effect between the </w:t>
        </w:r>
      </w:ins>
      <w:ins w:id="258" w:author="Shota Momma" w:date="2018-04-30T22:59:00Z">
        <w:r w:rsidR="003E1E17">
          <w:rPr>
            <w:rFonts w:eastAsia="Times New Roman"/>
          </w:rPr>
          <w:t>event homogeneity and the entrainment effect</w:t>
        </w:r>
      </w:ins>
      <w:ins w:id="259" w:author="Shota Momma" w:date="2018-04-30T22:52:00Z">
        <w:r w:rsidR="003E1E17">
          <w:rPr>
            <w:rFonts w:eastAsia="Times New Roman"/>
          </w:rPr>
          <w:t xml:space="preserve">, </w:t>
        </w:r>
      </w:ins>
      <w:ins w:id="260" w:author="Shota Momma" w:date="2018-04-30T22:59:00Z">
        <w:r w:rsidR="003E1E17">
          <w:rPr>
            <w:rFonts w:eastAsia="Times New Roman"/>
          </w:rPr>
          <w:t>perhaps</w:t>
        </w:r>
      </w:ins>
      <w:ins w:id="261" w:author="Shota Momma" w:date="2018-04-30T22:52:00Z">
        <w:r w:rsidR="003E1E17">
          <w:rPr>
            <w:rFonts w:eastAsia="Times New Roman"/>
          </w:rPr>
          <w:t xml:space="preserve"> </w:t>
        </w:r>
      </w:ins>
      <w:ins w:id="262" w:author="Shota Momma" w:date="2018-04-30T22:59:00Z">
        <w:r w:rsidR="001601B3">
          <w:rPr>
            <w:rFonts w:eastAsia="Times New Roman"/>
          </w:rPr>
          <w:t>due to the imbalanced</w:t>
        </w:r>
      </w:ins>
      <w:ins w:id="263" w:author="Shota Momma" w:date="2018-05-01T22:51:00Z">
        <w:r w:rsidR="001601B3">
          <w:rPr>
            <w:rFonts w:eastAsia="Times New Roman"/>
          </w:rPr>
          <w:t xml:space="preserve"> </w:t>
        </w:r>
      </w:ins>
      <w:ins w:id="264" w:author="Shota Momma" w:date="2018-04-30T22:59:00Z">
        <w:r w:rsidR="001601B3">
          <w:rPr>
            <w:rFonts w:eastAsia="Times New Roman"/>
          </w:rPr>
          <w:t>items</w:t>
        </w:r>
      </w:ins>
      <w:ins w:id="265" w:author="Microsoft Office User" w:date="2018-05-09T10:07:00Z">
        <w:r w:rsidR="00515845">
          <w:rPr>
            <w:rFonts w:eastAsia="Times New Roman"/>
          </w:rPr>
          <w:t xml:space="preserve"> design</w:t>
        </w:r>
      </w:ins>
      <w:ins w:id="266" w:author="Shota Momma" w:date="2018-04-30T22:59:00Z">
        <w:r w:rsidR="003E1E17">
          <w:rPr>
            <w:rFonts w:eastAsia="Times New Roman"/>
          </w:rPr>
          <w:t>. We therefore designed a new experiment</w:t>
        </w:r>
      </w:ins>
      <w:ins w:id="267" w:author="Microsoft Office User" w:date="2018-05-09T10:09:00Z">
        <w:r w:rsidR="004E26D8">
          <w:rPr>
            <w:rFonts w:eastAsia="Times New Roman"/>
          </w:rPr>
          <w:t xml:space="preserve"> that is similar to Experiment 5,</w:t>
        </w:r>
      </w:ins>
      <w:ins w:id="268" w:author="Shota Momma" w:date="2018-04-30T22:59:00Z">
        <w:r w:rsidR="003E1E17">
          <w:rPr>
            <w:rFonts w:eastAsia="Times New Roman"/>
          </w:rPr>
          <w:t xml:space="preserve"> </w:t>
        </w:r>
        <w:del w:id="269" w:author="Microsoft Office User" w:date="2018-05-09T10:09:00Z">
          <w:r w:rsidR="003E1E17" w:rsidDel="004E26D8">
            <w:rPr>
              <w:rFonts w:eastAsia="Times New Roman"/>
            </w:rPr>
            <w:delText xml:space="preserve">that </w:delText>
          </w:r>
        </w:del>
      </w:ins>
      <w:ins w:id="270" w:author="Shota Momma" w:date="2018-04-30T23:01:00Z">
        <w:del w:id="271" w:author="Microsoft Office User" w:date="2018-05-09T10:09:00Z">
          <w:r w:rsidR="003E1E17" w:rsidDel="004E26D8">
            <w:rPr>
              <w:rFonts w:eastAsia="Times New Roman"/>
            </w:rPr>
            <w:delText>uses</w:delText>
          </w:r>
        </w:del>
      </w:ins>
      <w:ins w:id="272" w:author="Microsoft Office User" w:date="2018-05-09T10:09:00Z">
        <w:r w:rsidR="004E26D8">
          <w:rPr>
            <w:rFonts w:eastAsia="Times New Roman"/>
          </w:rPr>
          <w:t>but this time using</w:t>
        </w:r>
      </w:ins>
      <w:ins w:id="273" w:author="Shota Momma" w:date="2018-04-30T23:01:00Z">
        <w:r w:rsidR="003E1E17">
          <w:rPr>
            <w:rFonts w:eastAsia="Times New Roman"/>
          </w:rPr>
          <w:t xml:space="preserve"> the balanced items design</w:t>
        </w:r>
      </w:ins>
      <w:ins w:id="274" w:author="Shota Momma" w:date="2018-04-30T23:00:00Z">
        <w:r w:rsidR="003E1E17">
          <w:rPr>
            <w:rFonts w:eastAsia="Times New Roman"/>
          </w:rPr>
          <w:t>.</w:t>
        </w:r>
      </w:ins>
      <w:ins w:id="275" w:author="Shota Momma" w:date="2018-04-30T23:01:00Z">
        <w:r w:rsidR="003E1E17">
          <w:rPr>
            <w:rFonts w:eastAsia="Times New Roman"/>
          </w:rPr>
          <w:t xml:space="preserve"> </w:t>
        </w:r>
      </w:ins>
    </w:p>
    <w:p w14:paraId="51AC542E" w14:textId="77777777" w:rsidR="003E1E17" w:rsidRPr="001F6A2A" w:rsidRDefault="003E1E17" w:rsidP="003E1E17">
      <w:pPr>
        <w:spacing w:after="200"/>
        <w:ind w:firstLine="0"/>
        <w:outlineLvl w:val="0"/>
        <w:rPr>
          <w:ins w:id="276" w:author="Shota Momma" w:date="2018-04-30T23:02:00Z"/>
          <w:rFonts w:eastAsia="Times New Roman"/>
        </w:rPr>
      </w:pPr>
      <w:ins w:id="277" w:author="Shota Momma" w:date="2018-04-30T23:02:00Z">
        <w:r w:rsidRPr="001F6A2A">
          <w:rPr>
            <w:rFonts w:eastAsia="Times New Roman"/>
            <w:b/>
            <w:bCs/>
          </w:rPr>
          <w:t>Method</w:t>
        </w:r>
      </w:ins>
    </w:p>
    <w:p w14:paraId="5B265C53" w14:textId="77777777" w:rsidR="003E1E17" w:rsidRPr="001F6A2A" w:rsidRDefault="003E1E17" w:rsidP="003E1E17">
      <w:pPr>
        <w:spacing w:after="200"/>
        <w:rPr>
          <w:ins w:id="278" w:author="Shota Momma" w:date="2018-04-30T23:02:00Z"/>
          <w:rFonts w:eastAsia="Times New Roman"/>
        </w:rPr>
      </w:pPr>
      <w:ins w:id="279" w:author="Shota Momma" w:date="2018-04-30T23:02:00Z">
        <w:r w:rsidRPr="001F6A2A">
          <w:rPr>
            <w:rFonts w:eastAsia="Times New Roman"/>
            <w:b/>
            <w:bCs/>
          </w:rPr>
          <w:t xml:space="preserve">Subjects. </w:t>
        </w:r>
        <w:r w:rsidRPr="001F6A2A">
          <w:rPr>
            <w:rFonts w:eastAsia="Times New Roman"/>
          </w:rPr>
          <w:t>Forty-eight undergraduates from the UCSD community participated in the study in exchange for course credit. All subjects reported being native English speakers.</w:t>
        </w:r>
      </w:ins>
    </w:p>
    <w:p w14:paraId="69B0C067" w14:textId="01EB35B3" w:rsidR="003E1E17" w:rsidRPr="001F6A2A" w:rsidRDefault="003E1E17" w:rsidP="003E1E17">
      <w:pPr>
        <w:spacing w:after="200"/>
        <w:rPr>
          <w:ins w:id="280" w:author="Shota Momma" w:date="2018-04-30T23:02:00Z"/>
          <w:rFonts w:eastAsia="Times New Roman"/>
        </w:rPr>
      </w:pPr>
      <w:ins w:id="281" w:author="Shota Momma" w:date="2018-04-30T23:02:00Z">
        <w:r w:rsidRPr="001F6A2A">
          <w:rPr>
            <w:rFonts w:eastAsia="Times New Roman"/>
            <w:b/>
            <w:bCs/>
          </w:rPr>
          <w:lastRenderedPageBreak/>
          <w:t>Materials and design.</w:t>
        </w:r>
        <w:r w:rsidR="00C66F7A">
          <w:rPr>
            <w:rFonts w:eastAsia="Times New Roman"/>
          </w:rPr>
          <w:t xml:space="preserve"> </w:t>
        </w:r>
      </w:ins>
      <w:ins w:id="282" w:author="Shota Momma" w:date="2018-04-30T23:04:00Z">
        <w:r w:rsidR="00C66F7A">
          <w:rPr>
            <w:rFonts w:eastAsia="Times New Roman"/>
          </w:rPr>
          <w:t>Forty</w:t>
        </w:r>
      </w:ins>
      <w:ins w:id="283" w:author="Shota Momma" w:date="2018-04-30T23:03:00Z">
        <w:r w:rsidR="00C66F7A">
          <w:rPr>
            <w:rFonts w:eastAsia="Times New Roman"/>
          </w:rPr>
          <w:t>-eight</w:t>
        </w:r>
      </w:ins>
      <w:ins w:id="284" w:author="Shota Momma" w:date="2018-04-30T23:02:00Z">
        <w:r w:rsidRPr="001F6A2A">
          <w:rPr>
            <w:rFonts w:eastAsia="Times New Roman"/>
          </w:rPr>
          <w:t xml:space="preserve"> cards </w:t>
        </w:r>
        <w:r>
          <w:rPr>
            <w:rFonts w:eastAsia="Times New Roman"/>
          </w:rPr>
          <w:t>–</w:t>
        </w:r>
        <w:r w:rsidRPr="001F6A2A">
          <w:rPr>
            <w:rFonts w:eastAsia="Times New Roman"/>
          </w:rPr>
          <w:t xml:space="preserve"> </w:t>
        </w:r>
        <w:r>
          <w:rPr>
            <w:rFonts w:eastAsia="Times New Roman"/>
          </w:rPr>
          <w:t>the subset of the pictures used in Experiment 5</w:t>
        </w:r>
        <w:r w:rsidRPr="001F6A2A">
          <w:rPr>
            <w:rFonts w:eastAsia="Times New Roman"/>
          </w:rPr>
          <w:t xml:space="preserve"> </w:t>
        </w:r>
        <w:r>
          <w:rPr>
            <w:rFonts w:eastAsia="Times New Roman"/>
          </w:rPr>
          <w:t>–</w:t>
        </w:r>
        <w:r w:rsidRPr="001F6A2A">
          <w:rPr>
            <w:rFonts w:eastAsia="Times New Roman"/>
          </w:rPr>
          <w:t xml:space="preserve"> were used in Experiment </w:t>
        </w:r>
        <w:r>
          <w:rPr>
            <w:rFonts w:eastAsia="Times New Roman"/>
          </w:rPr>
          <w:t>6</w:t>
        </w:r>
        <w:r w:rsidRPr="001F6A2A">
          <w:rPr>
            <w:rFonts w:eastAsia="Times New Roman"/>
          </w:rPr>
          <w:t xml:space="preserve">. 16 </w:t>
        </w:r>
        <w:r w:rsidR="00C66F7A">
          <w:rPr>
            <w:rFonts w:eastAsia="Times New Roman"/>
          </w:rPr>
          <w:t>were used as filler items and 32</w:t>
        </w:r>
        <w:r w:rsidR="00874E84">
          <w:rPr>
            <w:rFonts w:eastAsia="Times New Roman"/>
          </w:rPr>
          <w:t xml:space="preserve"> as experimental items. The 32</w:t>
        </w:r>
        <w:r w:rsidRPr="001F6A2A">
          <w:rPr>
            <w:rFonts w:eastAsia="Times New Roman"/>
          </w:rPr>
          <w:t xml:space="preserve"> experimental items were divided into 8 </w:t>
        </w:r>
        <w:r>
          <w:rPr>
            <w:rFonts w:eastAsia="Times New Roman"/>
          </w:rPr>
          <w:t>event-semantic categories</w:t>
        </w:r>
        <w:r w:rsidRPr="001F6A2A">
          <w:rPr>
            <w:rFonts w:eastAsia="Times New Roman"/>
          </w:rPr>
          <w:t xml:space="preserve"> of dative and locative events</w:t>
        </w:r>
        <w:r w:rsidR="00874E84">
          <w:rPr>
            <w:rFonts w:eastAsia="Times New Roman"/>
          </w:rPr>
          <w:t xml:space="preserve"> (see appendix), consisting of 4</w:t>
        </w:r>
        <w:r w:rsidRPr="001F6A2A">
          <w:rPr>
            <w:rFonts w:eastAsia="Times New Roman"/>
          </w:rPr>
          <w:t xml:space="preserve"> items each. Over the course of the experiment</w:t>
        </w:r>
        <w:r>
          <w:rPr>
            <w:rFonts w:eastAsia="Times New Roman"/>
          </w:rPr>
          <w:t>,</w:t>
        </w:r>
        <w:r w:rsidRPr="001F6A2A">
          <w:rPr>
            <w:rFonts w:eastAsia="Times New Roman"/>
          </w:rPr>
          <w:t xml:space="preserve"> </w:t>
        </w:r>
        <w:r w:rsidR="00F3477F">
          <w:rPr>
            <w:rFonts w:eastAsia="Times New Roman"/>
          </w:rPr>
          <w:t xml:space="preserve">each </w:t>
        </w:r>
      </w:ins>
      <w:ins w:id="285" w:author="Shota Momma" w:date="2018-05-01T13:25:00Z">
        <w:r w:rsidR="001403BD">
          <w:rPr>
            <w:rFonts w:eastAsia="Times New Roman"/>
          </w:rPr>
          <w:t xml:space="preserve">subject </w:t>
        </w:r>
      </w:ins>
      <w:ins w:id="286" w:author="Shota Momma" w:date="2018-04-30T23:02:00Z">
        <w:r w:rsidR="00F3477F">
          <w:rPr>
            <w:rFonts w:eastAsia="Times New Roman"/>
          </w:rPr>
          <w:t>was</w:t>
        </w:r>
        <w:r w:rsidRPr="001F6A2A">
          <w:rPr>
            <w:rFonts w:eastAsia="Times New Roman"/>
          </w:rPr>
          <w:t xml:space="preserve"> presented with descriptions of events from every class. </w:t>
        </w:r>
      </w:ins>
      <w:ins w:id="287" w:author="Shota Momma" w:date="2018-05-01T13:23:00Z">
        <w:r w:rsidR="00D608C0">
          <w:rPr>
            <w:rFonts w:eastAsia="Times New Roman"/>
          </w:rPr>
          <w:t>The total number of experiment</w:t>
        </w:r>
      </w:ins>
      <w:ins w:id="288" w:author="Microsoft Office User" w:date="2018-05-09T10:10:00Z">
        <w:r w:rsidR="001323BE">
          <w:rPr>
            <w:rFonts w:eastAsia="Times New Roman"/>
          </w:rPr>
          <w:t>al</w:t>
        </w:r>
      </w:ins>
      <w:ins w:id="289" w:author="Shota Momma" w:date="2018-05-01T13:23:00Z">
        <w:r w:rsidR="00D608C0">
          <w:rPr>
            <w:rFonts w:eastAsia="Times New Roman"/>
          </w:rPr>
          <w:t xml:space="preserve"> items, as well as the number of items in each block, was set to be smaller in order to meet the counterbalancing needs</w:t>
        </w:r>
        <w:r w:rsidR="000E67F2">
          <w:rPr>
            <w:rFonts w:eastAsia="Times New Roman"/>
          </w:rPr>
          <w:t xml:space="preserve"> with </w:t>
        </w:r>
      </w:ins>
      <w:ins w:id="290" w:author="Shota Momma" w:date="2018-05-01T13:25:00Z">
        <w:r w:rsidR="00F3477F">
          <w:rPr>
            <w:rFonts w:eastAsia="Times New Roman"/>
          </w:rPr>
          <w:t>reasonable</w:t>
        </w:r>
      </w:ins>
      <w:ins w:id="291" w:author="Shota Momma" w:date="2018-05-01T13:23:00Z">
        <w:r w:rsidR="000E67F2">
          <w:rPr>
            <w:rFonts w:eastAsia="Times New Roman"/>
          </w:rPr>
          <w:t xml:space="preserve"> number of</w:t>
        </w:r>
      </w:ins>
      <w:ins w:id="292" w:author="Microsoft Office User" w:date="2018-05-09T10:10:00Z">
        <w:r w:rsidR="007E4236">
          <w:rPr>
            <w:rFonts w:eastAsia="Times New Roman"/>
          </w:rPr>
          <w:t xml:space="preserve"> distinct</w:t>
        </w:r>
      </w:ins>
      <w:ins w:id="293" w:author="Shota Momma" w:date="2018-05-01T13:23:00Z">
        <w:r w:rsidR="000E67F2">
          <w:rPr>
            <w:rFonts w:eastAsia="Times New Roman"/>
          </w:rPr>
          <w:t xml:space="preserve"> </w:t>
        </w:r>
      </w:ins>
      <w:ins w:id="294" w:author="Shota Momma" w:date="2018-05-01T13:24:00Z">
        <w:r w:rsidR="00480DC3">
          <w:rPr>
            <w:rFonts w:eastAsia="Times New Roman"/>
          </w:rPr>
          <w:t>cards</w:t>
        </w:r>
      </w:ins>
      <w:ins w:id="295" w:author="Microsoft Office User" w:date="2018-05-09T10:10:00Z">
        <w:r w:rsidR="00D0240E">
          <w:rPr>
            <w:rFonts w:eastAsia="Times New Roman"/>
          </w:rPr>
          <w:t xml:space="preserve"> necessary to create the stimulus set</w:t>
        </w:r>
      </w:ins>
      <w:ins w:id="296" w:author="Shota Momma" w:date="2018-05-01T13:23:00Z">
        <w:r w:rsidR="00D608C0">
          <w:rPr>
            <w:rFonts w:eastAsia="Times New Roman"/>
          </w:rPr>
          <w:t xml:space="preserve">. </w:t>
        </w:r>
      </w:ins>
    </w:p>
    <w:p w14:paraId="3CD230F8" w14:textId="61A2E133" w:rsidR="003E1E17" w:rsidRPr="001F6A2A" w:rsidRDefault="00D2431C" w:rsidP="003E1E17">
      <w:pPr>
        <w:spacing w:after="200"/>
        <w:rPr>
          <w:ins w:id="297" w:author="Shota Momma" w:date="2018-04-30T23:02:00Z"/>
          <w:rFonts w:eastAsia="Times New Roman"/>
        </w:rPr>
      </w:pPr>
      <w:ins w:id="298" w:author="Shota Momma" w:date="2018-04-30T23:20:00Z">
        <w:r>
          <w:rPr>
            <w:rFonts w:eastAsia="Times New Roman"/>
          </w:rPr>
          <w:t>Four</w:t>
        </w:r>
      </w:ins>
      <w:ins w:id="299" w:author="Shota Momma" w:date="2018-04-30T23:02:00Z">
        <w:r w:rsidR="003E1E17" w:rsidRPr="001F6A2A">
          <w:rPr>
            <w:rFonts w:eastAsia="Times New Roman"/>
          </w:rPr>
          <w:t xml:space="preserve"> experimental lists of picture descriptions were constructed for the experimenter to read in his or her role as director. Each list contained 32 experimental sentences, including 16 dative sentences and 16 locati</w:t>
        </w:r>
        <w:r w:rsidR="00AE1058">
          <w:rPr>
            <w:rFonts w:eastAsia="Times New Roman"/>
          </w:rPr>
          <w:t>ve sentences. As in Experiment 5</w:t>
        </w:r>
        <w:r w:rsidR="003E1E17" w:rsidRPr="001F6A2A">
          <w:rPr>
            <w:rFonts w:eastAsia="Times New Roman"/>
          </w:rPr>
          <w:t xml:space="preserve">, the events depicted on the cards could be described using two alternative syntactic structures. Within each block, subjects heard </w:t>
        </w:r>
      </w:ins>
      <w:ins w:id="300" w:author="Shota Momma" w:date="2018-04-30T23:15:00Z">
        <w:r w:rsidR="00AE1058">
          <w:rPr>
            <w:rFonts w:eastAsia="Times New Roman"/>
          </w:rPr>
          <w:t>two</w:t>
        </w:r>
      </w:ins>
      <w:ins w:id="301" w:author="Shota Momma" w:date="2018-04-30T23:02:00Z">
        <w:r w:rsidR="003E1E17" w:rsidRPr="001F6A2A">
          <w:rPr>
            <w:rFonts w:eastAsia="Times New Roman"/>
          </w:rPr>
          <w:t xml:space="preserve"> locative and </w:t>
        </w:r>
      </w:ins>
      <w:ins w:id="302" w:author="Shota Momma" w:date="2018-04-30T23:15:00Z">
        <w:r w:rsidR="00AE1058">
          <w:rPr>
            <w:rFonts w:eastAsia="Times New Roman"/>
          </w:rPr>
          <w:t>two</w:t>
        </w:r>
      </w:ins>
      <w:ins w:id="303" w:author="Shota Momma" w:date="2018-04-30T23:02:00Z">
        <w:r w:rsidR="003E1E17" w:rsidRPr="001F6A2A">
          <w:rPr>
            <w:rFonts w:eastAsia="Times New Roman"/>
          </w:rPr>
          <w:t xml:space="preserve"> dative event descriptions (</w:t>
        </w:r>
      </w:ins>
      <w:ins w:id="304" w:author="Shota Momma" w:date="2018-04-30T23:15:00Z">
        <w:r w:rsidR="001255CD">
          <w:rPr>
            <w:rFonts w:eastAsia="Times New Roman"/>
          </w:rPr>
          <w:t xml:space="preserve">as in Experiment 5, </w:t>
        </w:r>
      </w:ins>
      <w:ins w:id="305" w:author="Shota Momma" w:date="2018-04-30T23:02:00Z">
        <w:r w:rsidR="003E1E17" w:rsidRPr="001F6A2A">
          <w:rPr>
            <w:rFonts w:eastAsia="Times New Roman"/>
          </w:rPr>
          <w:t xml:space="preserve">subjects also heard </w:t>
        </w:r>
      </w:ins>
      <w:ins w:id="306" w:author="Shota Momma" w:date="2018-04-30T23:15:00Z">
        <w:r w:rsidR="00AE1058">
          <w:rPr>
            <w:rFonts w:eastAsia="Times New Roman"/>
          </w:rPr>
          <w:t>two</w:t>
        </w:r>
      </w:ins>
      <w:ins w:id="307" w:author="Shota Momma" w:date="2018-04-30T23:02:00Z">
        <w:r w:rsidR="003E1E17" w:rsidRPr="001F6A2A">
          <w:rPr>
            <w:rFonts w:eastAsia="Times New Roman"/>
          </w:rPr>
          <w:t xml:space="preserve"> transitive event descriptions, however these items were used as fillers), which were balanced with respect to the syntactic structure used. Thus, </w:t>
        </w:r>
        <w:r w:rsidR="001255CD">
          <w:rPr>
            <w:rFonts w:eastAsia="Times New Roman"/>
          </w:rPr>
          <w:t>one</w:t>
        </w:r>
        <w:r w:rsidR="004F0D95">
          <w:rPr>
            <w:rFonts w:eastAsia="Times New Roman"/>
          </w:rPr>
          <w:t xml:space="preserve"> dative event</w:t>
        </w:r>
        <w:r w:rsidR="003E1E17" w:rsidRPr="001F6A2A">
          <w:rPr>
            <w:rFonts w:eastAsia="Times New Roman"/>
          </w:rPr>
          <w:t xml:space="preserve"> </w:t>
        </w:r>
      </w:ins>
      <w:ins w:id="308" w:author="Shota Momma" w:date="2018-04-30T23:16:00Z">
        <w:r w:rsidR="004F0D95">
          <w:rPr>
            <w:rFonts w:eastAsia="Times New Roman"/>
          </w:rPr>
          <w:t xml:space="preserve">was </w:t>
        </w:r>
      </w:ins>
      <w:ins w:id="309" w:author="Shota Momma" w:date="2018-04-30T23:02:00Z">
        <w:r w:rsidR="003E1E17" w:rsidRPr="001F6A2A">
          <w:rPr>
            <w:rFonts w:eastAsia="Times New Roman"/>
          </w:rPr>
          <w:t xml:space="preserve">described using </w:t>
        </w:r>
        <w:r w:rsidR="00E24BC6">
          <w:rPr>
            <w:rFonts w:eastAsia="Times New Roman"/>
          </w:rPr>
          <w:t>the prepositional dative and one</w:t>
        </w:r>
        <w:r w:rsidR="003E1E17" w:rsidRPr="001F6A2A">
          <w:rPr>
            <w:rFonts w:eastAsia="Times New Roman"/>
          </w:rPr>
          <w:t xml:space="preserve"> using t</w:t>
        </w:r>
        <w:r w:rsidR="0069328B">
          <w:rPr>
            <w:rFonts w:eastAsia="Times New Roman"/>
          </w:rPr>
          <w:t>he double object dative, and one</w:t>
        </w:r>
        <w:r w:rsidR="003E1E17" w:rsidRPr="001F6A2A">
          <w:rPr>
            <w:rFonts w:eastAsia="Times New Roman"/>
          </w:rPr>
          <w:t xml:space="preserve"> of the locative events were described u</w:t>
        </w:r>
        <w:r w:rsidR="00C81551">
          <w:rPr>
            <w:rFonts w:eastAsia="Times New Roman"/>
          </w:rPr>
          <w:t>sing the “with”-variant, and on</w:t>
        </w:r>
      </w:ins>
      <w:ins w:id="310" w:author="Shota Momma" w:date="2018-04-30T23:16:00Z">
        <w:r w:rsidR="00B50231">
          <w:rPr>
            <w:rFonts w:eastAsia="Times New Roman"/>
          </w:rPr>
          <w:t>e</w:t>
        </w:r>
      </w:ins>
      <w:ins w:id="311" w:author="Shota Momma" w:date="2018-04-30T23:02:00Z">
        <w:r w:rsidR="003E1E17" w:rsidRPr="001F6A2A">
          <w:rPr>
            <w:rFonts w:eastAsia="Times New Roman"/>
          </w:rPr>
          <w:t xml:space="preserve"> using the “on”-variant. </w:t>
        </w:r>
      </w:ins>
      <w:ins w:id="312" w:author="Shota Momma" w:date="2018-04-30T23:20:00Z">
        <w:r w:rsidR="00A12FDC">
          <w:rPr>
            <w:rFonts w:eastAsia="Times New Roman"/>
          </w:rPr>
          <w:t xml:space="preserve">As in Experiment 5, </w:t>
        </w:r>
      </w:ins>
      <w:ins w:id="313" w:author="Shota Momma" w:date="2018-04-30T23:02:00Z">
        <w:r w:rsidR="00A12FDC">
          <w:rPr>
            <w:rFonts w:eastAsia="Times New Roman"/>
          </w:rPr>
          <w:t>o</w:t>
        </w:r>
        <w:r w:rsidR="003E1E17" w:rsidRPr="001F6A2A">
          <w:rPr>
            <w:rFonts w:eastAsia="Times New Roman"/>
          </w:rPr>
          <w:t>ur manipulation of interest was whether the four events of the syntactic alternation (dative or locative)</w:t>
        </w:r>
        <w:r w:rsidR="003E1E17">
          <w:rPr>
            <w:rFonts w:eastAsia="Times New Roman"/>
          </w:rPr>
          <w:t xml:space="preserve"> within a block</w:t>
        </w:r>
        <w:r w:rsidR="003E1E17" w:rsidRPr="001F6A2A">
          <w:rPr>
            <w:rFonts w:eastAsia="Times New Roman"/>
          </w:rPr>
          <w:t xml:space="preserve"> </w:t>
        </w:r>
        <w:r w:rsidR="003E1E17">
          <w:rPr>
            <w:rFonts w:eastAsia="Times New Roman"/>
          </w:rPr>
          <w:t>came from the same event-semantic category</w:t>
        </w:r>
        <w:r w:rsidR="003E1E17" w:rsidRPr="001F6A2A">
          <w:rPr>
            <w:rFonts w:eastAsia="Times New Roman"/>
          </w:rPr>
          <w:t xml:space="preserve"> (homogenous condition), or </w:t>
        </w:r>
        <w:r w:rsidR="003E1E17">
          <w:rPr>
            <w:rFonts w:eastAsia="Times New Roman"/>
          </w:rPr>
          <w:t>whether</w:t>
        </w:r>
        <w:r w:rsidR="003E1E17" w:rsidRPr="001F6A2A">
          <w:rPr>
            <w:rFonts w:eastAsia="Times New Roman"/>
          </w:rPr>
          <w:t xml:space="preserve"> they </w:t>
        </w:r>
        <w:r w:rsidR="003E1E17">
          <w:rPr>
            <w:rFonts w:eastAsia="Times New Roman"/>
          </w:rPr>
          <w:t>came from distinct event-semantic categories</w:t>
        </w:r>
        <w:r w:rsidR="003E1E17" w:rsidRPr="001F6A2A">
          <w:rPr>
            <w:rFonts w:eastAsia="Times New Roman"/>
          </w:rPr>
          <w:t xml:space="preserve"> (</w:t>
        </w:r>
        <w:proofErr w:type="spellStart"/>
        <w:r w:rsidR="003E1E17" w:rsidRPr="001F6A2A">
          <w:rPr>
            <w:rFonts w:eastAsia="Times New Roman"/>
          </w:rPr>
          <w:t>heterogenous</w:t>
        </w:r>
        <w:proofErr w:type="spellEnd"/>
        <w:r w:rsidR="003E1E17" w:rsidRPr="001F6A2A">
          <w:rPr>
            <w:rFonts w:eastAsia="Times New Roman"/>
          </w:rPr>
          <w:t xml:space="preserve"> condition). </w:t>
        </w:r>
      </w:ins>
    </w:p>
    <w:p w14:paraId="66AD761B" w14:textId="6633ABD9" w:rsidR="003E1E17" w:rsidRPr="00AE0DC3" w:rsidRDefault="003E1E17">
      <w:pPr>
        <w:rPr>
          <w:ins w:id="314" w:author="Shota Momma" w:date="2018-04-30T23:02:00Z"/>
        </w:rPr>
        <w:pPrChange w:id="315" w:author="Shota Momma" w:date="2018-04-30T23:32:00Z">
          <w:pPr>
            <w:spacing w:after="200"/>
          </w:pPr>
        </w:pPrChange>
      </w:pPr>
      <w:ins w:id="316" w:author="Shota Momma" w:date="2018-04-30T23:02:00Z">
        <w:r w:rsidRPr="001F6A2A">
          <w:rPr>
            <w:rFonts w:eastAsia="Times New Roman"/>
            <w:b/>
            <w:bCs/>
          </w:rPr>
          <w:t>Procedure.</w:t>
        </w:r>
        <w:r w:rsidRPr="001F6A2A">
          <w:rPr>
            <w:rFonts w:eastAsia="Times New Roman"/>
          </w:rPr>
          <w:t xml:space="preserve"> </w:t>
        </w:r>
      </w:ins>
      <w:ins w:id="317" w:author="Shota Momma" w:date="2018-04-30T23:24:00Z">
        <w:r w:rsidR="0061034D">
          <w:rPr>
            <w:rFonts w:eastAsia="Times New Roman"/>
          </w:rPr>
          <w:t>The procedures were overal</w:t>
        </w:r>
        <w:r w:rsidR="00AE0DC3">
          <w:rPr>
            <w:rFonts w:eastAsia="Times New Roman"/>
          </w:rPr>
          <w:t>l similar to Experiment 5 but were</w:t>
        </w:r>
        <w:r w:rsidR="0061034D">
          <w:rPr>
            <w:rFonts w:eastAsia="Times New Roman"/>
          </w:rPr>
          <w:t xml:space="preserve"> somewhat different. </w:t>
        </w:r>
      </w:ins>
      <w:ins w:id="318" w:author="Shota Momma" w:date="2018-04-30T23:22:00Z">
        <w:r w:rsidR="0061034D">
          <w:rPr>
            <w:iCs/>
          </w:rPr>
          <w:t>As in Experiment 5, t</w:t>
        </w:r>
        <w:r w:rsidR="0061034D" w:rsidRPr="001E6CB9">
          <w:t xml:space="preserve">he cover task was that participants were playing a picture-matching game. </w:t>
        </w:r>
      </w:ins>
      <w:ins w:id="319" w:author="Shota Momma" w:date="2018-04-30T23:23:00Z">
        <w:r w:rsidR="0061034D">
          <w:t xml:space="preserve">Unlike in Experiment 5, however, </w:t>
        </w:r>
      </w:ins>
      <w:ins w:id="320" w:author="Shota Momma" w:date="2018-04-30T23:22:00Z">
        <w:r w:rsidR="0061034D">
          <w:t>after participa</w:t>
        </w:r>
        <w:r w:rsidR="006B054C">
          <w:t>nts played role as the matcher,</w:t>
        </w:r>
      </w:ins>
      <w:ins w:id="321" w:author="Shota Momma" w:date="2018-04-30T23:23:00Z">
        <w:r w:rsidR="0061034D">
          <w:t xml:space="preserve"> </w:t>
        </w:r>
      </w:ins>
      <w:ins w:id="322" w:author="Shota Momma" w:date="2018-04-30T23:24:00Z">
        <w:r w:rsidR="0061034D">
          <w:lastRenderedPageBreak/>
          <w:t>they simply re</w:t>
        </w:r>
      </w:ins>
      <w:ins w:id="323" w:author="Shota Momma" w:date="2018-04-30T23:25:00Z">
        <w:r w:rsidR="0061034D">
          <w:t>-</w:t>
        </w:r>
      </w:ins>
      <w:ins w:id="324" w:author="Shota Momma" w:date="2018-04-30T23:24:00Z">
        <w:r w:rsidR="0061034D">
          <w:t xml:space="preserve">described the pictures </w:t>
        </w:r>
      </w:ins>
      <w:ins w:id="325" w:author="Shota Momma" w:date="2018-04-30T23:25:00Z">
        <w:r w:rsidR="006B054C">
          <w:t>in the</w:t>
        </w:r>
      </w:ins>
      <w:ins w:id="326" w:author="Shota Momma" w:date="2018-04-30T23:42:00Z">
        <w:r w:rsidR="00803EFA">
          <w:t xml:space="preserve"> same</w:t>
        </w:r>
      </w:ins>
      <w:ins w:id="327" w:author="Shota Momma" w:date="2018-04-30T23:25:00Z">
        <w:r w:rsidR="006B054C">
          <w:t xml:space="preserve"> order that the director described</w:t>
        </w:r>
      </w:ins>
      <w:ins w:id="328" w:author="Shota Momma" w:date="2018-04-30T23:42:00Z">
        <w:r w:rsidR="003712BE">
          <w:t xml:space="preserve"> them</w:t>
        </w:r>
      </w:ins>
      <w:ins w:id="329" w:author="Shota Momma" w:date="2018-04-30T23:25:00Z">
        <w:r w:rsidR="006B054C">
          <w:t>.</w:t>
        </w:r>
      </w:ins>
      <w:ins w:id="330" w:author="Shota Momma" w:date="2018-05-01T14:06:00Z">
        <w:r w:rsidR="00F22120">
          <w:t xml:space="preserve"> This change was made </w:t>
        </w:r>
      </w:ins>
      <w:ins w:id="331" w:author="Shota Momma" w:date="2018-05-01T14:19:00Z">
        <w:r w:rsidR="008E625F">
          <w:t xml:space="preserve">to ensure that </w:t>
        </w:r>
      </w:ins>
      <w:ins w:id="332" w:author="Shota Momma" w:date="2018-05-01T22:53:00Z">
        <w:r w:rsidR="00A1050D">
          <w:t xml:space="preserve">the </w:t>
        </w:r>
      </w:ins>
      <w:ins w:id="333" w:author="Shota Momma" w:date="2018-05-01T14:38:00Z">
        <w:r w:rsidR="002865C4">
          <w:t>prime and target utterances for each picture</w:t>
        </w:r>
      </w:ins>
      <w:ins w:id="334" w:author="Shota Momma" w:date="2018-05-01T14:39:00Z">
        <w:r w:rsidR="005D6965">
          <w:t>s</w:t>
        </w:r>
      </w:ins>
      <w:ins w:id="335" w:author="Shota Momma" w:date="2018-05-01T14:38:00Z">
        <w:r w:rsidR="005D6965">
          <w:t xml:space="preserve"> </w:t>
        </w:r>
        <w:r w:rsidR="00DE6E32">
          <w:t>is</w:t>
        </w:r>
        <w:r w:rsidR="002865C4">
          <w:t xml:space="preserve"> always </w:t>
        </w:r>
      </w:ins>
      <w:ins w:id="336" w:author="Shota Momma" w:date="2018-05-01T14:39:00Z">
        <w:r w:rsidR="000245B7">
          <w:t xml:space="preserve">intervened by </w:t>
        </w:r>
      </w:ins>
      <w:ins w:id="337" w:author="Shota Momma" w:date="2018-05-01T14:45:00Z">
        <w:r w:rsidR="00DE6E32">
          <w:t>all other pictures</w:t>
        </w:r>
      </w:ins>
      <w:ins w:id="338" w:author="Microsoft Office User" w:date="2018-05-09T10:11:00Z">
        <w:r w:rsidR="00AE32E0">
          <w:t xml:space="preserve"> (</w:t>
        </w:r>
        <w:r w:rsidR="00447246">
          <w:t>either in the prime phrase or in the response phase</w:t>
        </w:r>
        <w:r w:rsidR="00AE32E0">
          <w:t>)</w:t>
        </w:r>
      </w:ins>
      <w:ins w:id="339" w:author="Shota Momma" w:date="2018-05-01T14:30:00Z">
        <w:r w:rsidR="00F701F3">
          <w:t>.</w:t>
        </w:r>
      </w:ins>
      <w:ins w:id="340" w:author="Shota Momma" w:date="2018-04-30T23:37:00Z">
        <w:r w:rsidR="009F4096">
          <w:t xml:space="preserve"> </w:t>
        </w:r>
      </w:ins>
      <w:ins w:id="341" w:author="Shota Momma" w:date="2018-05-01T14:37:00Z">
        <w:r w:rsidR="00BA220A">
          <w:t xml:space="preserve">In other words, </w:t>
        </w:r>
        <w:r w:rsidR="0017367A">
          <w:t xml:space="preserve">the current design ensures that </w:t>
        </w:r>
      </w:ins>
      <w:ins w:id="342" w:author="Shota Momma" w:date="2018-05-01T14:42:00Z">
        <w:r w:rsidR="000C2401">
          <w:t>the</w:t>
        </w:r>
      </w:ins>
      <w:ins w:id="343" w:author="Shota Momma" w:date="2018-05-01T14:43:00Z">
        <w:r w:rsidR="000C2401">
          <w:t xml:space="preserve"> potential</w:t>
        </w:r>
      </w:ins>
      <w:ins w:id="344" w:author="Shota Momma" w:date="2018-05-01T14:42:00Z">
        <w:r w:rsidR="000C2401">
          <w:t xml:space="preserve"> source of interference</w:t>
        </w:r>
      </w:ins>
      <w:ins w:id="345" w:author="Shota Momma" w:date="2018-05-01T14:43:00Z">
        <w:r w:rsidR="000C2401">
          <w:t xml:space="preserve"> (</w:t>
        </w:r>
        <w:del w:id="346" w:author="Microsoft Office User" w:date="2018-05-09T10:12:00Z">
          <w:r w:rsidR="000C2401" w:rsidDel="00447246">
            <w:delText>homogeneous pictures</w:delText>
          </w:r>
        </w:del>
      </w:ins>
      <w:ins w:id="347" w:author="Microsoft Office User" w:date="2018-05-09T10:12:00Z">
        <w:r w:rsidR="00447246">
          <w:t>pictures of within-category event</w:t>
        </w:r>
      </w:ins>
      <w:ins w:id="348" w:author="Microsoft Office User" w:date="2018-05-09T10:14:00Z">
        <w:r w:rsidR="00D921E1">
          <w:t>s</w:t>
        </w:r>
      </w:ins>
      <w:ins w:id="349" w:author="Shota Momma" w:date="2018-05-01T14:43:00Z">
        <w:r w:rsidR="000C2401">
          <w:t>)</w:t>
        </w:r>
      </w:ins>
      <w:ins w:id="350" w:author="Shota Momma" w:date="2018-05-01T14:45:00Z">
        <w:r w:rsidR="00E766B7">
          <w:t xml:space="preserve"> always</w:t>
        </w:r>
      </w:ins>
      <w:ins w:id="351" w:author="Shota Momma" w:date="2018-05-01T14:42:00Z">
        <w:r w:rsidR="000C2401">
          <w:t xml:space="preserve"> intervene the prime and target utterances</w:t>
        </w:r>
      </w:ins>
      <w:ins w:id="352" w:author="Microsoft Office User" w:date="2018-05-09T10:13:00Z">
        <w:r w:rsidR="00447246">
          <w:t xml:space="preserve"> in the homogeneous condition</w:t>
        </w:r>
      </w:ins>
      <w:ins w:id="353" w:author="Shota Momma" w:date="2018-05-01T14:42:00Z">
        <w:del w:id="354" w:author="Microsoft Office User" w:date="2018-05-09T10:13:00Z">
          <w:r w:rsidR="000C2401" w:rsidDel="00447246">
            <w:delText xml:space="preserve"> for each picture</w:delText>
          </w:r>
        </w:del>
        <w:r w:rsidR="000C2401">
          <w:t>.</w:t>
        </w:r>
      </w:ins>
      <w:ins w:id="355" w:author="Shota Momma" w:date="2018-04-30T23:49:00Z">
        <w:r w:rsidR="00777F88">
          <w:t xml:space="preserve"> </w:t>
        </w:r>
      </w:ins>
      <w:ins w:id="356" w:author="Shota Momma" w:date="2018-05-01T22:54:00Z">
        <w:r w:rsidR="009F67EA">
          <w:t>We reasoned that</w:t>
        </w:r>
      </w:ins>
      <w:ins w:id="357" w:author="Shota Momma" w:date="2018-04-30T23:40:00Z">
        <w:r w:rsidR="00D73B8E">
          <w:t xml:space="preserve"> this design may</w:t>
        </w:r>
        <w:r w:rsidR="009F4096">
          <w:t xml:space="preserve"> maximize the potential</w:t>
        </w:r>
      </w:ins>
      <w:ins w:id="358" w:author="Shota Momma" w:date="2018-04-30T23:44:00Z">
        <w:r w:rsidR="00C35716">
          <w:t xml:space="preserve"> homogeneity</w:t>
        </w:r>
      </w:ins>
      <w:ins w:id="359" w:author="Shota Momma" w:date="2018-04-30T23:41:00Z">
        <w:r w:rsidR="00803EFA">
          <w:t xml:space="preserve"> effect on </w:t>
        </w:r>
      </w:ins>
      <w:ins w:id="360" w:author="Shota Momma" w:date="2018-04-30T23:42:00Z">
        <w:r w:rsidR="003C4BBB">
          <w:t>entrainment.</w:t>
        </w:r>
      </w:ins>
      <w:ins w:id="361" w:author="Shota Momma" w:date="2018-04-30T23:40:00Z">
        <w:r w:rsidR="003C4BBB">
          <w:t xml:space="preserve"> H</w:t>
        </w:r>
        <w:r w:rsidR="009F4096">
          <w:t>ence we adopted this modification of the procedure.</w:t>
        </w:r>
      </w:ins>
    </w:p>
    <w:p w14:paraId="2798C5BF" w14:textId="2BBDF059" w:rsidR="003E1E17" w:rsidRPr="001F6A2A" w:rsidRDefault="003E1E17" w:rsidP="003E1E17">
      <w:pPr>
        <w:spacing w:after="200"/>
        <w:rPr>
          <w:ins w:id="362" w:author="Shota Momma" w:date="2018-04-30T23:02:00Z"/>
          <w:rFonts w:eastAsia="Times New Roman"/>
        </w:rPr>
      </w:pPr>
      <w:ins w:id="363" w:author="Shota Momma" w:date="2018-04-30T23:02:00Z">
        <w:r w:rsidRPr="001F6A2A">
          <w:rPr>
            <w:rFonts w:eastAsia="Times New Roman"/>
            <w:b/>
            <w:bCs/>
          </w:rPr>
          <w:t>Scoring and analysis.</w:t>
        </w:r>
        <w:r w:rsidRPr="001F6A2A">
          <w:rPr>
            <w:rFonts w:eastAsia="Times New Roman"/>
            <w:i/>
            <w:iCs/>
          </w:rPr>
          <w:t xml:space="preserve"> </w:t>
        </w:r>
        <w:r w:rsidRPr="001F6A2A">
          <w:rPr>
            <w:rFonts w:eastAsia="Times New Roman"/>
          </w:rPr>
          <w:t>The same coding proce</w:t>
        </w:r>
        <w:r w:rsidR="008C55EA">
          <w:rPr>
            <w:rFonts w:eastAsia="Times New Roman"/>
          </w:rPr>
          <w:t>dure was used as in Experiment 5</w:t>
        </w:r>
        <w:r w:rsidRPr="001F6A2A">
          <w:rPr>
            <w:rFonts w:eastAsia="Times New Roman"/>
          </w:rPr>
          <w:t xml:space="preserve">. The data were again analyzed using R (R Core Team, 2014) and </w:t>
        </w:r>
        <w:r w:rsidRPr="001F6A2A">
          <w:rPr>
            <w:rFonts w:eastAsia="Times New Roman"/>
            <w:i/>
            <w:iCs/>
          </w:rPr>
          <w:t>lme4</w:t>
        </w:r>
        <w:r w:rsidRPr="001F6A2A">
          <w:rPr>
            <w:rFonts w:eastAsia="Times New Roman"/>
          </w:rPr>
          <w:t xml:space="preserve"> (Bates, </w:t>
        </w:r>
        <w:proofErr w:type="spellStart"/>
        <w:r w:rsidRPr="001F6A2A">
          <w:rPr>
            <w:rFonts w:eastAsia="Times New Roman"/>
          </w:rPr>
          <w:t>Maechler</w:t>
        </w:r>
        <w:proofErr w:type="spellEnd"/>
        <w:r w:rsidRPr="001F6A2A">
          <w:rPr>
            <w:rFonts w:eastAsia="Times New Roman"/>
          </w:rPr>
          <w:t xml:space="preserve">, </w:t>
        </w:r>
        <w:proofErr w:type="spellStart"/>
        <w:r w:rsidRPr="001F6A2A">
          <w:rPr>
            <w:rFonts w:eastAsia="Times New Roman"/>
          </w:rPr>
          <w:t>Bolker</w:t>
        </w:r>
        <w:proofErr w:type="spellEnd"/>
        <w:r w:rsidRPr="001F6A2A">
          <w:rPr>
            <w:rFonts w:eastAsia="Times New Roman"/>
          </w:rPr>
          <w:t>, &amp; Walker, 2014) to perform a linear mixed effects analysis. We tested the main effect of the prime</w:t>
        </w:r>
      </w:ins>
      <w:ins w:id="364" w:author="Shota Momma" w:date="2018-04-30T23:58:00Z">
        <w:r w:rsidR="008C55EA">
          <w:rPr>
            <w:rFonts w:eastAsia="Times New Roman"/>
          </w:rPr>
          <w:t xml:space="preserve"> sentences’</w:t>
        </w:r>
      </w:ins>
      <w:ins w:id="365" w:author="Shota Momma" w:date="2018-04-30T23:02:00Z">
        <w:r w:rsidRPr="001F6A2A">
          <w:rPr>
            <w:rFonts w:eastAsia="Times New Roman"/>
          </w:rPr>
          <w:t xml:space="preserve"> syntactic structure on the subject’s target utterances,</w:t>
        </w:r>
      </w:ins>
      <w:ins w:id="366" w:author="Shota Momma" w:date="2018-05-01T15:18:00Z">
        <w:r w:rsidR="00E723CD">
          <w:rPr>
            <w:rFonts w:eastAsia="Times New Roman"/>
          </w:rPr>
          <w:t xml:space="preserve"> the main effect of the homogeneity of </w:t>
        </w:r>
        <w:r w:rsidR="006239D0">
          <w:rPr>
            <w:rFonts w:eastAsia="Times New Roman"/>
          </w:rPr>
          <w:t xml:space="preserve">each </w:t>
        </w:r>
        <w:r w:rsidR="00320A94">
          <w:rPr>
            <w:rFonts w:eastAsia="Times New Roman"/>
          </w:rPr>
          <w:t xml:space="preserve">event </w:t>
        </w:r>
        <w:r w:rsidR="006239D0">
          <w:rPr>
            <w:rFonts w:eastAsia="Times New Roman"/>
          </w:rPr>
          <w:t>type (datives and locatives)</w:t>
        </w:r>
        <w:r w:rsidR="00E723CD">
          <w:rPr>
            <w:rFonts w:eastAsia="Times New Roman"/>
          </w:rPr>
          <w:t xml:space="preserve"> within a block,</w:t>
        </w:r>
      </w:ins>
      <w:ins w:id="367" w:author="Shota Momma" w:date="2018-04-30T23:02:00Z">
        <w:r w:rsidRPr="001F6A2A">
          <w:rPr>
            <w:rFonts w:eastAsia="Times New Roman"/>
          </w:rPr>
          <w:t xml:space="preserve"> and the interaction of the </w:t>
        </w:r>
        <w:r w:rsidRPr="001F6A2A">
          <w:rPr>
            <w:rFonts w:eastAsia="Times New Roman"/>
            <w:i/>
            <w:iCs/>
          </w:rPr>
          <w:t>prime condition</w:t>
        </w:r>
        <w:r w:rsidRPr="001F6A2A">
          <w:rPr>
            <w:rFonts w:eastAsia="Times New Roman"/>
          </w:rPr>
          <w:t xml:space="preserve"> and the </w:t>
        </w:r>
        <w:r w:rsidRPr="001F6A2A">
          <w:rPr>
            <w:rFonts w:eastAsia="Times New Roman"/>
            <w:i/>
            <w:iCs/>
          </w:rPr>
          <w:t>homogeneity condition</w:t>
        </w:r>
        <w:r w:rsidRPr="001F6A2A">
          <w:rPr>
            <w:rFonts w:eastAsia="Times New Roman"/>
          </w:rPr>
          <w:t xml:space="preserve">. Prime type (preferred or </w:t>
        </w:r>
        <w:proofErr w:type="spellStart"/>
        <w:r w:rsidRPr="001F6A2A">
          <w:rPr>
            <w:rFonts w:eastAsia="Times New Roman"/>
          </w:rPr>
          <w:t>dispreferred</w:t>
        </w:r>
        <w:proofErr w:type="spellEnd"/>
        <w:r w:rsidRPr="001F6A2A">
          <w:rPr>
            <w:rFonts w:eastAsia="Times New Roman"/>
          </w:rPr>
          <w:t xml:space="preserve"> structure), homogeneity (homogenous or </w:t>
        </w:r>
        <w:proofErr w:type="spellStart"/>
        <w:r w:rsidRPr="001F6A2A">
          <w:rPr>
            <w:rFonts w:eastAsia="Times New Roman"/>
          </w:rPr>
          <w:t>heterogenous</w:t>
        </w:r>
        <w:proofErr w:type="spellEnd"/>
        <w:r w:rsidRPr="001F6A2A">
          <w:rPr>
            <w:rFonts w:eastAsia="Times New Roman"/>
          </w:rPr>
          <w:t xml:space="preserve"> event), and their interaction (prime type X homogeneity) were entered into the model as fixed effects. </w:t>
        </w:r>
      </w:ins>
    </w:p>
    <w:p w14:paraId="6F4CE487" w14:textId="77777777" w:rsidR="00393F93" w:rsidRDefault="003E1E17" w:rsidP="00D55ED6">
      <w:pPr>
        <w:spacing w:after="200"/>
        <w:rPr>
          <w:ins w:id="368" w:author="Shota Momma" w:date="2018-04-30T23:59:00Z"/>
          <w:rFonts w:eastAsia="Times New Roman"/>
        </w:rPr>
      </w:pPr>
      <w:ins w:id="369" w:author="Shota Momma" w:date="2018-04-30T23:02:00Z">
        <w:r w:rsidRPr="001F6A2A">
          <w:rPr>
            <w:rFonts w:eastAsia="Times New Roman"/>
          </w:rPr>
          <w:t xml:space="preserve">We included the maximal random effects structure in our model (Barr et al., 2013). As random effects, we had intercepts for subjects and items, as well as by-subjects and by-items random slopes for the effect of the prime condition, the effect of the homogeneity condition, and the interaction between prime and homogeneity conditions. All reported </w:t>
        </w:r>
        <w:r w:rsidRPr="001F6A2A">
          <w:rPr>
            <w:rFonts w:eastAsia="Times New Roman"/>
            <w:i/>
            <w:iCs/>
          </w:rPr>
          <w:t>p</w:t>
        </w:r>
        <w:r w:rsidRPr="001F6A2A">
          <w:rPr>
            <w:rFonts w:eastAsia="Times New Roman"/>
          </w:rPr>
          <w:t>-values were obtained using likelihood ratio tests by comparing the full model against the model with the fixed effect in question removed.</w:t>
        </w:r>
      </w:ins>
    </w:p>
    <w:p w14:paraId="2955AD5C" w14:textId="75AC8966" w:rsidR="00393F93" w:rsidRPr="001F6A2A" w:rsidRDefault="00393F93" w:rsidP="00393F93">
      <w:pPr>
        <w:spacing w:after="200"/>
        <w:rPr>
          <w:ins w:id="370" w:author="Shota Momma" w:date="2018-04-30T23:59:00Z"/>
          <w:rFonts w:eastAsia="Times New Roman"/>
        </w:rPr>
      </w:pPr>
      <w:ins w:id="371" w:author="Shota Momma" w:date="2018-05-01T00:00:00Z">
        <w:r>
          <w:rPr>
            <w:rFonts w:eastAsia="Times New Roman"/>
            <w:b/>
            <w:bCs/>
          </w:rPr>
          <w:lastRenderedPageBreak/>
          <w:t>Results and Discussion.</w:t>
        </w:r>
        <w:r w:rsidRPr="001F6A2A">
          <w:rPr>
            <w:rFonts w:eastAsia="Times New Roman"/>
          </w:rPr>
          <w:t xml:space="preserve"> </w:t>
        </w:r>
      </w:ins>
      <w:ins w:id="372" w:author="Shota Momma" w:date="2018-04-30T23:59:00Z">
        <w:r w:rsidRPr="001F6A2A">
          <w:rPr>
            <w:rFonts w:eastAsia="Times New Roman"/>
          </w:rPr>
          <w:t>Subjects pro</w:t>
        </w:r>
        <w:r w:rsidR="005C3F05">
          <w:rPr>
            <w:rFonts w:eastAsia="Times New Roman"/>
          </w:rPr>
          <w:t xml:space="preserve">duced </w:t>
        </w:r>
        <w:proofErr w:type="spellStart"/>
        <w:r w:rsidR="005C3F05">
          <w:rPr>
            <w:rFonts w:eastAsia="Times New Roman"/>
          </w:rPr>
          <w:t>scorable</w:t>
        </w:r>
        <w:proofErr w:type="spellEnd"/>
        <w:r w:rsidR="005C3F05">
          <w:rPr>
            <w:rFonts w:eastAsia="Times New Roman"/>
          </w:rPr>
          <w:t xml:space="preserve"> responses on </w:t>
        </w:r>
      </w:ins>
      <w:ins w:id="373" w:author="Shota Momma" w:date="2018-05-01T00:02:00Z">
        <w:r w:rsidR="005C3F05">
          <w:rPr>
            <w:rFonts w:eastAsia="Times New Roman"/>
          </w:rPr>
          <w:t>90</w:t>
        </w:r>
      </w:ins>
      <w:ins w:id="374" w:author="Shota Momma" w:date="2018-05-01T00:03:00Z">
        <w:r w:rsidR="005C3F05">
          <w:rPr>
            <w:rFonts w:eastAsia="Times New Roman"/>
          </w:rPr>
          <w:t>.4</w:t>
        </w:r>
      </w:ins>
      <w:ins w:id="375" w:author="Shota Momma" w:date="2018-04-30T23:59:00Z">
        <w:r w:rsidR="005C3F05">
          <w:rPr>
            <w:rFonts w:eastAsia="Times New Roman"/>
          </w:rPr>
          <w:t>% of trials overall (1388</w:t>
        </w:r>
        <w:r w:rsidRPr="001F6A2A">
          <w:rPr>
            <w:rFonts w:eastAsia="Times New Roman"/>
          </w:rPr>
          <w:t xml:space="preserve"> out of 1536 trials). For dative targets they did so on </w:t>
        </w:r>
        <w:r w:rsidR="005C3F05">
          <w:rPr>
            <w:rFonts w:eastAsia="Times New Roman"/>
          </w:rPr>
          <w:t>95.1% of trials (730</w:t>
        </w:r>
        <w:r w:rsidRPr="001F6A2A">
          <w:rPr>
            <w:rFonts w:eastAsia="Times New Roman"/>
          </w:rPr>
          <w:t xml:space="preserve"> out of 768)</w:t>
        </w:r>
        <w:r>
          <w:rPr>
            <w:rFonts w:eastAsia="Times New Roman"/>
          </w:rPr>
          <w:t>, and</w:t>
        </w:r>
        <w:r w:rsidRPr="001F6A2A">
          <w:rPr>
            <w:rFonts w:eastAsia="Times New Roman"/>
          </w:rPr>
          <w:t xml:space="preserve"> for locative targets </w:t>
        </w:r>
        <w:r w:rsidR="005C3F05">
          <w:rPr>
            <w:rFonts w:eastAsia="Times New Roman"/>
          </w:rPr>
          <w:t>on 85.7</w:t>
        </w:r>
        <w:r w:rsidRPr="001F6A2A">
          <w:rPr>
            <w:rFonts w:eastAsia="Times New Roman"/>
          </w:rPr>
          <w:t>% of trials (</w:t>
        </w:r>
      </w:ins>
      <w:ins w:id="376" w:author="Shota Momma" w:date="2018-05-01T00:04:00Z">
        <w:r w:rsidR="005C3F05">
          <w:rPr>
            <w:rFonts w:eastAsia="Times New Roman"/>
          </w:rPr>
          <w:t>658</w:t>
        </w:r>
      </w:ins>
      <w:ins w:id="377" w:author="Shota Momma" w:date="2018-04-30T23:59:00Z">
        <w:r w:rsidRPr="001F6A2A">
          <w:rPr>
            <w:rFonts w:eastAsia="Times New Roman"/>
          </w:rPr>
          <w:t xml:space="preserve"> out of 768).</w:t>
        </w:r>
      </w:ins>
    </w:p>
    <w:p w14:paraId="2BE91692" w14:textId="4F9FBEC5" w:rsidR="00393F93" w:rsidRDefault="0007738C" w:rsidP="005B31AF">
      <w:pPr>
        <w:spacing w:after="200"/>
        <w:rPr>
          <w:ins w:id="378" w:author="Shota Momma" w:date="2018-04-30T23:59:00Z"/>
          <w:rFonts w:eastAsia="Times New Roman"/>
        </w:rPr>
      </w:pPr>
      <w:ins w:id="379" w:author="Shota Momma" w:date="2018-04-30T23:59:00Z">
        <w:r>
          <w:rPr>
            <w:rFonts w:eastAsia="Times New Roman"/>
          </w:rPr>
          <w:t xml:space="preserve">Overall, subjects were </w:t>
        </w:r>
      </w:ins>
      <w:ins w:id="380" w:author="Shota Momma" w:date="2018-05-01T00:06:00Z">
        <w:r>
          <w:rPr>
            <w:rFonts w:eastAsia="Times New Roman"/>
          </w:rPr>
          <w:t>20.5</w:t>
        </w:r>
      </w:ins>
      <w:ins w:id="381" w:author="Shota Momma" w:date="2018-04-30T23:59:00Z">
        <w:r w:rsidR="00393F93" w:rsidRPr="001F6A2A">
          <w:rPr>
            <w:rFonts w:eastAsia="Times New Roman"/>
          </w:rPr>
          <w:t xml:space="preserve">% more likely to produce the preferred syntactic structure when primed </w:t>
        </w:r>
        <w:r>
          <w:rPr>
            <w:rFonts w:eastAsia="Times New Roman"/>
          </w:rPr>
          <w:t>with the preferred structure (58.8</w:t>
        </w:r>
        <w:r w:rsidR="00393F93" w:rsidRPr="001F6A2A">
          <w:rPr>
            <w:rFonts w:eastAsia="Times New Roman"/>
          </w:rPr>
          <w:t>%), than when</w:t>
        </w:r>
        <w:r>
          <w:rPr>
            <w:rFonts w:eastAsia="Times New Roman"/>
          </w:rPr>
          <w:t xml:space="preserve"> primed with the alternative (38.3</w:t>
        </w:r>
        <w:r w:rsidR="00393F93" w:rsidRPr="001F6A2A">
          <w:rPr>
            <w:rFonts w:eastAsia="Times New Roman"/>
          </w:rPr>
          <w:t>%), and including prime type in the model improve</w:t>
        </w:r>
      </w:ins>
      <w:ins w:id="382" w:author="Shota Momma" w:date="2018-05-01T13:14:00Z">
        <w:r w:rsidR="000452D9">
          <w:rPr>
            <w:rFonts w:eastAsia="Times New Roman"/>
          </w:rPr>
          <w:t>d</w:t>
        </w:r>
      </w:ins>
      <w:ins w:id="383" w:author="Shota Momma" w:date="2018-04-30T23:59:00Z">
        <w:r w:rsidR="00393F93" w:rsidRPr="001F6A2A">
          <w:rPr>
            <w:rFonts w:eastAsia="Times New Roman"/>
          </w:rPr>
          <w:t xml:space="preserve"> the model fit (</w:t>
        </w:r>
        <w:r w:rsidR="00393F93" w:rsidRPr="001F6A2A">
          <w:rPr>
            <w:rFonts w:eastAsia="Times New Roman"/>
            <w:i/>
            <w:iCs/>
          </w:rPr>
          <w:t>χ</w:t>
        </w:r>
        <w:r w:rsidR="00393F93" w:rsidRPr="001F6A2A">
          <w:rPr>
            <w:rFonts w:eastAsia="Times New Roman"/>
            <w:vertAlign w:val="superscript"/>
          </w:rPr>
          <w:t>2</w:t>
        </w:r>
        <w:r w:rsidR="00393F93" w:rsidRPr="001F6A2A">
          <w:rPr>
            <w:rFonts w:eastAsia="Times New Roman"/>
          </w:rPr>
          <w:t xml:space="preserve">(1) = </w:t>
        </w:r>
      </w:ins>
      <w:ins w:id="384" w:author="Shota Momma" w:date="2018-05-01T13:14:00Z">
        <w:r w:rsidR="000452D9">
          <w:rPr>
            <w:rFonts w:eastAsia="Times New Roman"/>
          </w:rPr>
          <w:t>2</w:t>
        </w:r>
      </w:ins>
      <w:ins w:id="385" w:author="Microsoft Office User" w:date="2018-05-09T12:45:00Z">
        <w:r w:rsidR="008144C0">
          <w:rPr>
            <w:rFonts w:eastAsia="Times New Roman"/>
          </w:rPr>
          <w:t>4.01</w:t>
        </w:r>
      </w:ins>
      <w:ins w:id="386" w:author="Shota Momma" w:date="2018-05-01T13:14:00Z">
        <w:del w:id="387" w:author="Microsoft Office User" w:date="2018-05-09T12:45:00Z">
          <w:r w:rsidR="000452D9" w:rsidDel="008144C0">
            <w:rPr>
              <w:rFonts w:eastAsia="Times New Roman"/>
            </w:rPr>
            <w:delText>5.47</w:delText>
          </w:r>
        </w:del>
      </w:ins>
      <w:ins w:id="388" w:author="Shota Momma" w:date="2018-04-30T23:59:00Z">
        <w:r w:rsidR="00393F93" w:rsidRPr="001F6A2A">
          <w:rPr>
            <w:rFonts w:eastAsia="Times New Roman"/>
          </w:rPr>
          <w:t xml:space="preserve">, </w:t>
        </w:r>
        <w:r w:rsidR="00393F93" w:rsidRPr="001F6A2A">
          <w:rPr>
            <w:rFonts w:eastAsia="Times New Roman"/>
            <w:i/>
            <w:iCs/>
          </w:rPr>
          <w:t>p</w:t>
        </w:r>
        <w:r w:rsidR="000452D9">
          <w:rPr>
            <w:rFonts w:eastAsia="Times New Roman"/>
          </w:rPr>
          <w:t xml:space="preserve"> &lt; .001</w:t>
        </w:r>
        <w:r w:rsidR="00393F93" w:rsidRPr="001F6A2A">
          <w:rPr>
            <w:rFonts w:eastAsia="Times New Roman"/>
          </w:rPr>
          <w:t>).</w:t>
        </w:r>
        <w:r w:rsidR="00393F93">
          <w:rPr>
            <w:rFonts w:eastAsia="Times New Roman"/>
          </w:rPr>
          <w:t xml:space="preserve">  </w:t>
        </w:r>
        <w:r w:rsidR="00393F93" w:rsidRPr="001F6A2A">
          <w:rPr>
            <w:rFonts w:eastAsia="Times New Roman"/>
          </w:rPr>
          <w:t>For the effect of hom</w:t>
        </w:r>
        <w:r w:rsidR="0097544A">
          <w:rPr>
            <w:rFonts w:eastAsia="Times New Roman"/>
          </w:rPr>
          <w:t>ogeneity, speakers showed an X.X</w:t>
        </w:r>
        <w:r w:rsidR="00393F93" w:rsidRPr="001F6A2A">
          <w:rPr>
            <w:rFonts w:eastAsia="Times New Roman"/>
          </w:rPr>
          <w:t xml:space="preserve">% greater effect on trials </w:t>
        </w:r>
        <w:r w:rsidR="00393F93">
          <w:rPr>
            <w:rFonts w:eastAsia="Times New Roman"/>
          </w:rPr>
          <w:t>in heterogeneous blocks</w:t>
        </w:r>
        <w:r w:rsidR="00393F93" w:rsidRPr="001F6A2A">
          <w:rPr>
            <w:rFonts w:eastAsia="Times New Roman"/>
          </w:rPr>
          <w:t xml:space="preserve"> than on trials </w:t>
        </w:r>
        <w:r w:rsidR="00393F93">
          <w:rPr>
            <w:rFonts w:eastAsia="Times New Roman"/>
          </w:rPr>
          <w:t>in homogeneous blocks</w:t>
        </w:r>
        <w:r w:rsidR="00393F93" w:rsidRPr="001F6A2A">
          <w:rPr>
            <w:rFonts w:eastAsia="Times New Roman"/>
          </w:rPr>
          <w:t xml:space="preserve">. </w:t>
        </w:r>
      </w:ins>
      <w:ins w:id="389" w:author="Shota Momma" w:date="2018-05-01T13:16:00Z">
        <w:r w:rsidR="005B31AF" w:rsidRPr="005B31AF">
          <w:rPr>
            <w:rFonts w:eastAsia="Times New Roman"/>
          </w:rPr>
          <w:t>Including homogeneity did not improve our model fit (χ2(1) = 0.</w:t>
        </w:r>
      </w:ins>
      <w:ins w:id="390" w:author="Microsoft Office User" w:date="2018-05-09T12:45:00Z">
        <w:r w:rsidR="008144C0">
          <w:rPr>
            <w:rFonts w:eastAsia="Times New Roman"/>
          </w:rPr>
          <w:t>18</w:t>
        </w:r>
      </w:ins>
      <w:ins w:id="391" w:author="Shota Momma" w:date="2018-05-01T13:16:00Z">
        <w:del w:id="392" w:author="Microsoft Office User" w:date="2018-05-09T12:45:00Z">
          <w:r w:rsidR="005B31AF" w:rsidRPr="005B31AF" w:rsidDel="008144C0">
            <w:rPr>
              <w:rFonts w:eastAsia="Times New Roman"/>
            </w:rPr>
            <w:delText>6484</w:delText>
          </w:r>
        </w:del>
        <w:r w:rsidR="005B31AF" w:rsidRPr="005B31AF">
          <w:rPr>
            <w:rFonts w:eastAsia="Times New Roman"/>
          </w:rPr>
          <w:t>, p = 0.</w:t>
        </w:r>
      </w:ins>
      <w:ins w:id="393" w:author="Microsoft Office User" w:date="2018-05-09T12:45:00Z">
        <w:r w:rsidR="008144C0">
          <w:rPr>
            <w:rFonts w:eastAsia="Times New Roman"/>
          </w:rPr>
          <w:t>67</w:t>
        </w:r>
      </w:ins>
      <w:ins w:id="394" w:author="Shota Momma" w:date="2018-05-01T13:16:00Z">
        <w:del w:id="395" w:author="Microsoft Office User" w:date="2018-05-09T12:45:00Z">
          <w:r w:rsidR="005B31AF" w:rsidRPr="005B31AF" w:rsidDel="008144C0">
            <w:rPr>
              <w:rFonts w:eastAsia="Times New Roman"/>
            </w:rPr>
            <w:delText>42</w:delText>
          </w:r>
        </w:del>
        <w:r w:rsidR="005B31AF" w:rsidRPr="005B31AF">
          <w:rPr>
            <w:rFonts w:eastAsia="Times New Roman"/>
          </w:rPr>
          <w:t xml:space="preserve">). Most critically, there was prime type x homogeneity condition interaction: When an experimental block did not contain the two pictures depicting the same event type (i.e., in heterogeneous condition), subjects were 24.8% more likely to produce the preferred structure when primed with the preferred structure (60.3%) than when primed with the </w:t>
        </w:r>
        <w:proofErr w:type="spellStart"/>
        <w:r w:rsidR="005B31AF" w:rsidRPr="005B31AF">
          <w:rPr>
            <w:rFonts w:eastAsia="Times New Roman"/>
          </w:rPr>
          <w:t>dispreferred</w:t>
        </w:r>
        <w:proofErr w:type="spellEnd"/>
        <w:r w:rsidR="005B31AF" w:rsidRPr="005B31AF">
          <w:rPr>
            <w:rFonts w:eastAsia="Times New Roman"/>
          </w:rPr>
          <w:t xml:space="preserve"> structure (35.5%). In comparison, when an experimental block contained the two pictures depicting the same event type (i.e., in homogeneous condition), subjects were 16.3% more likely to produce the preferred structure when primed with the preferred structure (57.3%) than when primed with the </w:t>
        </w:r>
        <w:proofErr w:type="spellStart"/>
        <w:r w:rsidR="005B31AF" w:rsidRPr="005B31AF">
          <w:rPr>
            <w:rFonts w:eastAsia="Times New Roman"/>
          </w:rPr>
          <w:t>dispreferred</w:t>
        </w:r>
        <w:proofErr w:type="spellEnd"/>
        <w:r w:rsidR="005B31AF" w:rsidRPr="005B31AF">
          <w:rPr>
            <w:rFonts w:eastAsia="Times New Roman"/>
          </w:rPr>
          <w:t xml:space="preserve"> structure (41.0%). Thus, the entrainment effect was 8.5% stronger in the heterogeneous than i</w:t>
        </w:r>
        <w:r w:rsidR="00CA591B">
          <w:rPr>
            <w:rFonts w:eastAsia="Times New Roman"/>
          </w:rPr>
          <w:t xml:space="preserve">n the homogeneous conditions; </w:t>
        </w:r>
        <w:r w:rsidR="005B31AF" w:rsidRPr="005B31AF">
          <w:rPr>
            <w:rFonts w:eastAsia="Times New Roman"/>
          </w:rPr>
          <w:t xml:space="preserve">including interaction term significantly improved our model fit  (χ2(1) = </w:t>
        </w:r>
      </w:ins>
      <w:ins w:id="396" w:author="Microsoft Office User" w:date="2018-05-09T12:46:00Z">
        <w:r w:rsidR="0018671F">
          <w:rPr>
            <w:rFonts w:eastAsia="Times New Roman"/>
          </w:rPr>
          <w:t>5.28</w:t>
        </w:r>
      </w:ins>
      <w:ins w:id="397" w:author="Shota Momma" w:date="2018-05-01T13:16:00Z">
        <w:del w:id="398" w:author="Microsoft Office User" w:date="2018-05-09T12:46:00Z">
          <w:r w:rsidR="005B31AF" w:rsidRPr="005B31AF" w:rsidDel="0018671F">
            <w:rPr>
              <w:rFonts w:eastAsia="Times New Roman"/>
            </w:rPr>
            <w:delText>6.19</w:delText>
          </w:r>
        </w:del>
        <w:r w:rsidR="005B31AF" w:rsidRPr="005B31AF">
          <w:rPr>
            <w:rFonts w:eastAsia="Times New Roman"/>
          </w:rPr>
          <w:t>, p = .0</w:t>
        </w:r>
      </w:ins>
      <w:ins w:id="399" w:author="Microsoft Office User" w:date="2018-05-09T12:46:00Z">
        <w:r w:rsidR="0018671F">
          <w:rPr>
            <w:rFonts w:eastAsia="Times New Roman"/>
          </w:rPr>
          <w:t>2</w:t>
        </w:r>
      </w:ins>
      <w:ins w:id="400" w:author="Shota Momma" w:date="2018-05-01T13:16:00Z">
        <w:del w:id="401" w:author="Microsoft Office User" w:date="2018-05-09T12:46:00Z">
          <w:r w:rsidR="005B31AF" w:rsidRPr="005B31AF" w:rsidDel="0018671F">
            <w:rPr>
              <w:rFonts w:eastAsia="Times New Roman"/>
            </w:rPr>
            <w:delText>1</w:delText>
          </w:r>
        </w:del>
        <w:r w:rsidR="005B31AF" w:rsidRPr="005B31AF">
          <w:rPr>
            <w:rFonts w:eastAsia="Times New Roman"/>
          </w:rPr>
          <w:t xml:space="preserve">). </w:t>
        </w:r>
      </w:ins>
    </w:p>
    <w:p w14:paraId="4D7F2A55" w14:textId="09048AFC" w:rsidR="00B40C67" w:rsidRDefault="00220F6F" w:rsidP="00393F93">
      <w:pPr>
        <w:ind w:left="360" w:right="432"/>
        <w:rPr>
          <w:ins w:id="402" w:author="Microsoft Office User" w:date="2018-05-09T10:06:00Z"/>
          <w:rFonts w:eastAsia="Times New Roman"/>
        </w:rPr>
      </w:pPr>
      <w:ins w:id="403" w:author="Microsoft Office User" w:date="2018-05-09T10:25:00Z">
        <w:r>
          <w:rPr>
            <w:rFonts w:eastAsia="Times New Roman"/>
            <w:noProof/>
            <w:lang w:eastAsia="zh-CN"/>
            <w:rPrChange w:id="404" w:author="Unknown">
              <w:rPr>
                <w:noProof/>
                <w:lang w:eastAsia="zh-CN"/>
              </w:rPr>
            </w:rPrChange>
          </w:rPr>
          <w:lastRenderedPageBreak/>
          <w:drawing>
            <wp:inline distT="0" distB="0" distL="0" distR="0" wp14:anchorId="0E549D99" wp14:editId="6A7AA340">
              <wp:extent cx="4005072" cy="4005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ment6_plot.pdf"/>
                      <pic:cNvPicPr/>
                    </pic:nvPicPr>
                    <pic:blipFill>
                      <a:blip r:embed="rId16">
                        <a:extLst>
                          <a:ext uri="{28A0092B-C50C-407E-A947-70E740481C1C}">
                            <a14:useLocalDpi xmlns:a14="http://schemas.microsoft.com/office/drawing/2010/main" val="0"/>
                          </a:ext>
                        </a:extLst>
                      </a:blip>
                      <a:stretch>
                        <a:fillRect/>
                      </a:stretch>
                    </pic:blipFill>
                    <pic:spPr>
                      <a:xfrm>
                        <a:off x="0" y="0"/>
                        <a:ext cx="4005072" cy="4005072"/>
                      </a:xfrm>
                      <a:prstGeom prst="rect">
                        <a:avLst/>
                      </a:prstGeom>
                    </pic:spPr>
                  </pic:pic>
                </a:graphicData>
              </a:graphic>
            </wp:inline>
          </w:drawing>
        </w:r>
      </w:ins>
    </w:p>
    <w:p w14:paraId="5BD41B4E" w14:textId="5E2F0928" w:rsidR="006806AE" w:rsidDel="00B40C67" w:rsidRDefault="006806AE" w:rsidP="00393F93">
      <w:pPr>
        <w:ind w:left="360" w:right="432"/>
        <w:rPr>
          <w:ins w:id="405" w:author="Shota Momma" w:date="2018-05-01T15:17:00Z"/>
          <w:del w:id="406" w:author="Microsoft Office User" w:date="2018-05-09T10:06:00Z"/>
          <w:rFonts w:eastAsia="Times New Roman"/>
        </w:rPr>
      </w:pPr>
      <w:ins w:id="407" w:author="Shota Momma" w:date="2018-05-01T15:17:00Z">
        <w:del w:id="408" w:author="Microsoft Office User" w:date="2018-05-09T10:06:00Z">
          <w:r w:rsidDel="00B40C67">
            <w:rPr>
              <w:rFonts w:eastAsia="Times New Roman"/>
            </w:rPr>
            <w:delText>INSERT FIGURE 6 HERE</w:delText>
          </w:r>
        </w:del>
      </w:ins>
    </w:p>
    <w:p w14:paraId="2813ABD8" w14:textId="7A8160FC" w:rsidR="00393F93" w:rsidRPr="00D6069C" w:rsidRDefault="00445690" w:rsidP="00393F93">
      <w:pPr>
        <w:ind w:left="360" w:right="432"/>
        <w:rPr>
          <w:ins w:id="409" w:author="Shota Momma" w:date="2018-04-30T23:59:00Z"/>
          <w:rFonts w:eastAsia="Times New Roman"/>
        </w:rPr>
      </w:pPr>
      <w:ins w:id="410" w:author="Shota Momma" w:date="2018-04-30T23:59:00Z">
        <w:r>
          <w:rPr>
            <w:rFonts w:eastAsia="Times New Roman"/>
          </w:rPr>
          <w:t>Figure 6</w:t>
        </w:r>
        <w:r w:rsidR="00393F93" w:rsidRPr="00D6069C">
          <w:rPr>
            <w:rFonts w:eastAsia="Times New Roman"/>
          </w:rPr>
          <w:t xml:space="preserve">. </w:t>
        </w:r>
        <w:r w:rsidR="00393F93">
          <w:rPr>
            <w:rFonts w:eastAsia="Times New Roman"/>
          </w:rPr>
          <w:t>P</w:t>
        </w:r>
        <w:r w:rsidR="00393F93" w:rsidRPr="00D6069C">
          <w:rPr>
            <w:rFonts w:eastAsia="Times New Roman"/>
          </w:rPr>
          <w:t xml:space="preserve">roportion of preferred structure responses for </w:t>
        </w:r>
        <w:r w:rsidR="00393F93">
          <w:rPr>
            <w:rFonts w:eastAsia="Times New Roman"/>
          </w:rPr>
          <w:t>target descriptions of events that were either in homogenous blocks (4 event semantically similar depictions)</w:t>
        </w:r>
        <w:r w:rsidR="00393F93" w:rsidRPr="00D6069C">
          <w:rPr>
            <w:rFonts w:eastAsia="Times New Roman"/>
          </w:rPr>
          <w:t>.</w:t>
        </w:r>
      </w:ins>
    </w:p>
    <w:p w14:paraId="2E02A97F" w14:textId="77777777" w:rsidR="00F77545" w:rsidRDefault="00F77545" w:rsidP="00D55ED6">
      <w:pPr>
        <w:spacing w:after="200"/>
        <w:rPr>
          <w:ins w:id="411" w:author="Shota Momma" w:date="2018-05-01T22:55:00Z"/>
          <w:rFonts w:eastAsia="Times New Roman"/>
        </w:rPr>
      </w:pPr>
    </w:p>
    <w:p w14:paraId="6E9F62A6" w14:textId="213CDA1B" w:rsidR="00427527" w:rsidRDefault="00427527" w:rsidP="00D55ED6">
      <w:pPr>
        <w:spacing w:after="200"/>
        <w:rPr>
          <w:ins w:id="412" w:author="Shota Momma" w:date="2018-05-01T13:55:00Z"/>
          <w:rFonts w:eastAsia="Times New Roman"/>
        </w:rPr>
      </w:pPr>
      <w:ins w:id="413" w:author="Shota Momma" w:date="2018-05-01T13:55:00Z">
        <w:r>
          <w:rPr>
            <w:rFonts w:eastAsia="Times New Roman"/>
          </w:rPr>
          <w:t>In Experiment 6,</w:t>
        </w:r>
        <w:r w:rsidRPr="001F6A2A">
          <w:rPr>
            <w:rFonts w:eastAsia="Times New Roman"/>
          </w:rPr>
          <w:t xml:space="preserve"> we found a </w:t>
        </w:r>
        <w:r>
          <w:rPr>
            <w:rFonts w:eastAsia="Times New Roman"/>
          </w:rPr>
          <w:t xml:space="preserve">statistically significant moderation of the entrainment effect by homogeneity. These results, </w:t>
        </w:r>
      </w:ins>
      <w:ins w:id="414" w:author="Shota Momma" w:date="2018-05-01T13:56:00Z">
        <w:r w:rsidR="00EB2E97">
          <w:rPr>
            <w:rFonts w:eastAsia="Times New Roman"/>
          </w:rPr>
          <w:t>which are consistent with the</w:t>
        </w:r>
      </w:ins>
      <w:ins w:id="415" w:author="Shota Momma" w:date="2018-05-01T13:55:00Z">
        <w:r>
          <w:rPr>
            <w:rFonts w:eastAsia="Times New Roman"/>
          </w:rPr>
          <w:t xml:space="preserve"> </w:t>
        </w:r>
      </w:ins>
      <w:ins w:id="416" w:author="Microsoft Office User" w:date="2018-05-09T10:15:00Z">
        <w:r w:rsidR="00280C6F">
          <w:rPr>
            <w:rFonts w:eastAsia="Times New Roman"/>
          </w:rPr>
          <w:t>numerical</w:t>
        </w:r>
      </w:ins>
      <w:ins w:id="417" w:author="Shota Momma" w:date="2018-05-01T14:47:00Z">
        <w:del w:id="418" w:author="Microsoft Office User" w:date="2018-05-09T10:15:00Z">
          <w:r w:rsidR="00117A94" w:rsidDel="00280C6F">
            <w:rPr>
              <w:rFonts w:eastAsia="Times New Roman"/>
            </w:rPr>
            <w:delText>general</w:delText>
          </w:r>
        </w:del>
        <w:r w:rsidR="00117A94">
          <w:rPr>
            <w:rFonts w:eastAsia="Times New Roman"/>
          </w:rPr>
          <w:t xml:space="preserve"> </w:t>
        </w:r>
      </w:ins>
      <w:ins w:id="419" w:author="Shota Momma" w:date="2018-05-01T13:57:00Z">
        <w:r w:rsidR="00EB2E97">
          <w:rPr>
            <w:rFonts w:eastAsia="Times New Roman"/>
          </w:rPr>
          <w:t>patterns observed in</w:t>
        </w:r>
      </w:ins>
      <w:ins w:id="420" w:author="Shota Momma" w:date="2018-05-01T13:55:00Z">
        <w:r>
          <w:rPr>
            <w:rFonts w:eastAsia="Times New Roman"/>
          </w:rPr>
          <w:t xml:space="preserve"> Experiment 5, support the hypothesis that syntactic entrainment</w:t>
        </w:r>
      </w:ins>
      <w:ins w:id="421" w:author="Shota Momma" w:date="2018-05-01T14:47:00Z">
        <w:r w:rsidR="008D3C80">
          <w:rPr>
            <w:rFonts w:eastAsia="Times New Roman"/>
          </w:rPr>
          <w:t xml:space="preserve"> at least partially</w:t>
        </w:r>
      </w:ins>
      <w:ins w:id="422" w:author="Shota Momma" w:date="2018-05-01T13:55:00Z">
        <w:r>
          <w:rPr>
            <w:rFonts w:eastAsia="Times New Roman"/>
          </w:rPr>
          <w:t xml:space="preserve"> reflects the association between event-semantic categories and syntactic structures</w:t>
        </w:r>
      </w:ins>
      <w:ins w:id="423" w:author="Shota Momma" w:date="2018-05-01T22:55:00Z">
        <w:r w:rsidR="00F77545">
          <w:rPr>
            <w:rFonts w:eastAsia="Times New Roman"/>
          </w:rPr>
          <w:t>, not just the association between a specific event and a syntactic structure</w:t>
        </w:r>
      </w:ins>
      <w:ins w:id="424" w:author="Shota Momma" w:date="2018-05-01T13:55:00Z">
        <w:r>
          <w:rPr>
            <w:rFonts w:eastAsia="Times New Roman"/>
          </w:rPr>
          <w:t>.</w:t>
        </w:r>
      </w:ins>
    </w:p>
    <w:p w14:paraId="299E46E6" w14:textId="303CBC93" w:rsidR="00A63039" w:rsidRPr="001F6A2A" w:rsidDel="006C6DB6" w:rsidRDefault="00B66A67">
      <w:pPr>
        <w:spacing w:after="200"/>
        <w:rPr>
          <w:ins w:id="425" w:author="Nick Gruberg" w:date="2018-03-14T11:51:00Z"/>
          <w:del w:id="426" w:author="Victor Ferreira" w:date="2018-03-22T17:50:00Z"/>
          <w:rFonts w:eastAsia="Times New Roman"/>
        </w:rPr>
      </w:pPr>
      <w:ins w:id="427" w:author="Shota Momma" w:date="2018-05-01T13:40:00Z">
        <w:r>
          <w:rPr>
            <w:rFonts w:eastAsia="Times New Roman"/>
          </w:rPr>
          <w:t xml:space="preserve">One </w:t>
        </w:r>
      </w:ins>
      <w:ins w:id="428" w:author="Shota Momma" w:date="2018-05-01T13:48:00Z">
        <w:r w:rsidR="004745D8">
          <w:rPr>
            <w:rFonts w:eastAsia="Times New Roman"/>
          </w:rPr>
          <w:t>clear</w:t>
        </w:r>
      </w:ins>
      <w:ins w:id="429" w:author="Shota Momma" w:date="2018-05-01T13:40:00Z">
        <w:r>
          <w:rPr>
            <w:rFonts w:eastAsia="Times New Roman"/>
          </w:rPr>
          <w:t xml:space="preserve"> difference between the results of Experiment 5 and Experiment 6 is the size of the entrainment effect.</w:t>
        </w:r>
      </w:ins>
      <w:ins w:id="430" w:author="Shota Momma" w:date="2018-05-01T13:55:00Z">
        <w:r w:rsidR="001D63A1">
          <w:rPr>
            <w:rFonts w:eastAsia="Times New Roman"/>
          </w:rPr>
          <w:t xml:space="preserve"> This difference deserves an explanation.</w:t>
        </w:r>
      </w:ins>
      <w:ins w:id="431" w:author="Shota Momma" w:date="2018-05-01T13:40:00Z">
        <w:r>
          <w:rPr>
            <w:rFonts w:eastAsia="Times New Roman"/>
          </w:rPr>
          <w:t xml:space="preserve"> In Experiment 5</w:t>
        </w:r>
      </w:ins>
      <w:ins w:id="432" w:author="Shota Momma" w:date="2018-05-01T13:47:00Z">
        <w:r w:rsidR="00281182">
          <w:rPr>
            <w:rFonts w:eastAsia="Times New Roman"/>
          </w:rPr>
          <w:t xml:space="preserve">, </w:t>
        </w:r>
      </w:ins>
      <w:ins w:id="433" w:author="Shota Momma" w:date="2018-05-01T13:46:00Z">
        <w:r w:rsidR="00281182">
          <w:rPr>
            <w:rFonts w:eastAsia="Times New Roman"/>
          </w:rPr>
          <w:t>speakers were</w:t>
        </w:r>
      </w:ins>
      <w:ins w:id="434" w:author="Shota Momma" w:date="2018-05-01T13:47:00Z">
        <w:r w:rsidR="00281182">
          <w:rPr>
            <w:rFonts w:eastAsia="Times New Roman"/>
          </w:rPr>
          <w:t xml:space="preserve"> overall</w:t>
        </w:r>
      </w:ins>
      <w:ins w:id="435" w:author="Shota Momma" w:date="2018-05-01T13:45:00Z">
        <w:r w:rsidR="00722C1F">
          <w:rPr>
            <w:rFonts w:eastAsia="Times New Roman"/>
          </w:rPr>
          <w:t xml:space="preserve"> </w:t>
        </w:r>
      </w:ins>
      <w:ins w:id="436" w:author="Shota Momma" w:date="2018-05-01T13:44:00Z">
        <w:r w:rsidR="00722C1F">
          <w:rPr>
            <w:rFonts w:eastAsia="Times New Roman"/>
          </w:rPr>
          <w:t>5.0%</w:t>
        </w:r>
      </w:ins>
      <w:ins w:id="437" w:author="Shota Momma" w:date="2018-05-01T13:45:00Z">
        <w:r w:rsidR="00722C1F">
          <w:rPr>
            <w:rFonts w:eastAsia="Times New Roman"/>
          </w:rPr>
          <w:t xml:space="preserve"> </w:t>
        </w:r>
      </w:ins>
      <w:ins w:id="438" w:author="Shota Momma" w:date="2018-05-01T13:44:00Z">
        <w:r w:rsidR="002B5FF0">
          <w:rPr>
            <w:rFonts w:eastAsia="Times New Roman"/>
          </w:rPr>
          <w:t>more likely to use</w:t>
        </w:r>
        <w:r w:rsidR="00722C1F">
          <w:rPr>
            <w:rFonts w:eastAsia="Times New Roman"/>
          </w:rPr>
          <w:t xml:space="preserve"> preferred syntactic structure</w:t>
        </w:r>
      </w:ins>
      <w:ins w:id="439" w:author="Shota Momma" w:date="2018-05-01T15:15:00Z">
        <w:r w:rsidR="002B5FF0">
          <w:rPr>
            <w:rFonts w:eastAsia="Times New Roman"/>
          </w:rPr>
          <w:t>s</w:t>
        </w:r>
      </w:ins>
      <w:ins w:id="440" w:author="Shota Momma" w:date="2018-05-01T13:44:00Z">
        <w:r w:rsidR="00722C1F">
          <w:rPr>
            <w:rFonts w:eastAsia="Times New Roman"/>
          </w:rPr>
          <w:t xml:space="preserve"> when primed with sentences with </w:t>
        </w:r>
        <w:r w:rsidR="00722C1F">
          <w:rPr>
            <w:rFonts w:eastAsia="Times New Roman"/>
          </w:rPr>
          <w:lastRenderedPageBreak/>
          <w:t>preferred structure</w:t>
        </w:r>
      </w:ins>
      <w:ins w:id="441" w:author="Shota Momma" w:date="2018-05-01T13:45:00Z">
        <w:r w:rsidR="00722C1F">
          <w:rPr>
            <w:rFonts w:eastAsia="Times New Roman"/>
          </w:rPr>
          <w:t xml:space="preserve"> (10.6% in the heterogeneous condition and 0.8% in the homogeneous condition).</w:t>
        </w:r>
      </w:ins>
      <w:ins w:id="442" w:author="Shota Momma" w:date="2018-05-01T13:44:00Z">
        <w:r w:rsidR="00722C1F">
          <w:rPr>
            <w:rFonts w:eastAsia="Times New Roman"/>
          </w:rPr>
          <w:t xml:space="preserve"> In</w:t>
        </w:r>
      </w:ins>
      <w:ins w:id="443" w:author="Shota Momma" w:date="2018-05-01T13:45:00Z">
        <w:r w:rsidR="00722C1F">
          <w:rPr>
            <w:rFonts w:eastAsia="Times New Roman"/>
          </w:rPr>
          <w:t xml:space="preserve"> comparison, in Experiment 6, </w:t>
        </w:r>
      </w:ins>
      <w:ins w:id="444" w:author="Shota Momma" w:date="2018-05-01T13:47:00Z">
        <w:r w:rsidR="00281182">
          <w:rPr>
            <w:rFonts w:eastAsia="Times New Roman"/>
          </w:rPr>
          <w:t>speakers were overall</w:t>
        </w:r>
      </w:ins>
      <w:ins w:id="445" w:author="Shota Momma" w:date="2018-05-01T13:45:00Z">
        <w:r w:rsidR="00BD25F2">
          <w:rPr>
            <w:rFonts w:eastAsia="Times New Roman"/>
          </w:rPr>
          <w:t xml:space="preserve"> </w:t>
        </w:r>
      </w:ins>
      <w:ins w:id="446" w:author="Shota Momma" w:date="2018-05-01T13:46:00Z">
        <w:r w:rsidR="00281182">
          <w:rPr>
            <w:rFonts w:eastAsia="Times New Roman"/>
          </w:rPr>
          <w:t>20.5% more likel</w:t>
        </w:r>
      </w:ins>
      <w:ins w:id="447" w:author="Shota Momma" w:date="2018-05-01T13:47:00Z">
        <w:r w:rsidR="00281182">
          <w:rPr>
            <w:rFonts w:eastAsia="Times New Roman"/>
          </w:rPr>
          <w:t>y to use</w:t>
        </w:r>
        <w:r w:rsidR="00D564AF">
          <w:rPr>
            <w:rFonts w:eastAsia="Times New Roman"/>
          </w:rPr>
          <w:t xml:space="preserve"> </w:t>
        </w:r>
        <w:r w:rsidR="001C210B">
          <w:rPr>
            <w:rFonts w:eastAsia="Times New Roman"/>
          </w:rPr>
          <w:t>preferred syntactic structure</w:t>
        </w:r>
        <w:r w:rsidR="000F4E94">
          <w:rPr>
            <w:rFonts w:eastAsia="Times New Roman"/>
          </w:rPr>
          <w:t>s</w:t>
        </w:r>
        <w:r w:rsidR="001C210B">
          <w:rPr>
            <w:rFonts w:eastAsia="Times New Roman"/>
          </w:rPr>
          <w:t xml:space="preserve"> when primed with sentences with preferred syntactic structures</w:t>
        </w:r>
      </w:ins>
      <w:ins w:id="448" w:author="Shota Momma" w:date="2018-05-01T13:57:00Z">
        <w:r w:rsidR="0097544A">
          <w:rPr>
            <w:rFonts w:eastAsia="Times New Roman"/>
          </w:rPr>
          <w:t xml:space="preserve"> (</w:t>
        </w:r>
      </w:ins>
      <w:ins w:id="449" w:author="Shota Momma" w:date="2018-05-01T13:58:00Z">
        <w:r w:rsidR="000C13E0">
          <w:rPr>
            <w:rFonts w:eastAsia="Times New Roman"/>
          </w:rPr>
          <w:t>24.8% in the heterogeneous condition and 16.3% in the homogeneous condition</w:t>
        </w:r>
      </w:ins>
      <w:ins w:id="450" w:author="Shota Momma" w:date="2018-05-01T13:57:00Z">
        <w:r w:rsidR="0097544A">
          <w:rPr>
            <w:rFonts w:eastAsia="Times New Roman"/>
          </w:rPr>
          <w:t>)</w:t>
        </w:r>
      </w:ins>
      <w:ins w:id="451" w:author="Shota Momma" w:date="2018-05-01T13:47:00Z">
        <w:r w:rsidR="001C210B">
          <w:rPr>
            <w:rFonts w:eastAsia="Times New Roman"/>
          </w:rPr>
          <w:t>.</w:t>
        </w:r>
      </w:ins>
      <w:ins w:id="452" w:author="Shota Momma" w:date="2018-05-01T13:48:00Z">
        <w:r w:rsidR="00EA00DF">
          <w:rPr>
            <w:rFonts w:eastAsia="Times New Roman"/>
          </w:rPr>
          <w:t xml:space="preserve"> This difference may be</w:t>
        </w:r>
      </w:ins>
      <w:ins w:id="453" w:author="Shota Momma" w:date="2018-05-01T13:49:00Z">
        <w:r w:rsidR="00EA00DF">
          <w:rPr>
            <w:rFonts w:eastAsia="Times New Roman"/>
          </w:rPr>
          <w:t xml:space="preserve"> due to</w:t>
        </w:r>
      </w:ins>
      <w:ins w:id="454" w:author="Shota Momma" w:date="2018-05-01T13:48:00Z">
        <w:r w:rsidR="00EA00DF">
          <w:rPr>
            <w:rFonts w:eastAsia="Times New Roman"/>
          </w:rPr>
          <w:t xml:space="preserve"> the difference in the number of pictures used per</w:t>
        </w:r>
      </w:ins>
      <w:ins w:id="455" w:author="Shota Momma" w:date="2018-05-01T13:59:00Z">
        <w:r w:rsidR="00135329">
          <w:rPr>
            <w:rFonts w:eastAsia="Times New Roman"/>
          </w:rPr>
          <w:t xml:space="preserve"> experimental </w:t>
        </w:r>
      </w:ins>
      <w:ins w:id="456" w:author="Shota Momma" w:date="2018-05-01T13:48:00Z">
        <w:r w:rsidR="00EA00DF">
          <w:rPr>
            <w:rFonts w:eastAsia="Times New Roman"/>
          </w:rPr>
          <w:t xml:space="preserve">block. In Experiment 5, </w:t>
        </w:r>
      </w:ins>
      <w:ins w:id="457" w:author="Shota Momma" w:date="2018-05-01T13:50:00Z">
        <w:r w:rsidR="00EA00DF">
          <w:rPr>
            <w:rFonts w:eastAsia="Times New Roman"/>
          </w:rPr>
          <w:t xml:space="preserve">each block contained </w:t>
        </w:r>
      </w:ins>
      <w:ins w:id="458" w:author="Shota Momma" w:date="2018-05-01T13:52:00Z">
        <w:r w:rsidR="00EA00DF">
          <w:rPr>
            <w:rFonts w:eastAsia="Times New Roman"/>
          </w:rPr>
          <w:t>12 distinct pictures</w:t>
        </w:r>
      </w:ins>
      <w:ins w:id="459" w:author="Shota Momma" w:date="2018-05-01T13:59:00Z">
        <w:r w:rsidR="00346C61">
          <w:rPr>
            <w:rFonts w:eastAsia="Times New Roman"/>
          </w:rPr>
          <w:t xml:space="preserve"> (4 dative, 4 locative, and 4 transitive pictures)</w:t>
        </w:r>
      </w:ins>
      <w:ins w:id="460" w:author="Shota Momma" w:date="2018-05-01T13:52:00Z">
        <w:r w:rsidR="00EA00DF">
          <w:rPr>
            <w:rFonts w:eastAsia="Times New Roman"/>
          </w:rPr>
          <w:t>. In Experiment 6, each block contained only 6</w:t>
        </w:r>
      </w:ins>
      <w:ins w:id="461" w:author="Shota Momma" w:date="2018-05-01T13:59:00Z">
        <w:r w:rsidR="00BF497B">
          <w:rPr>
            <w:rFonts w:eastAsia="Times New Roman"/>
          </w:rPr>
          <w:t xml:space="preserve"> (</w:t>
        </w:r>
        <w:r w:rsidR="00DC6BD7">
          <w:rPr>
            <w:rFonts w:eastAsia="Times New Roman"/>
          </w:rPr>
          <w:t>2 dative, 2 locative, and 2</w:t>
        </w:r>
        <w:r w:rsidR="00BF497B">
          <w:rPr>
            <w:rFonts w:eastAsia="Times New Roman"/>
          </w:rPr>
          <w:t xml:space="preserve"> transitive pictures)</w:t>
        </w:r>
      </w:ins>
      <w:ins w:id="462" w:author="Shota Momma" w:date="2018-05-01T13:52:00Z">
        <w:r w:rsidR="00EA00DF">
          <w:rPr>
            <w:rFonts w:eastAsia="Times New Roman"/>
          </w:rPr>
          <w:t xml:space="preserve">. </w:t>
        </w:r>
        <w:r w:rsidR="00C65CE1">
          <w:rPr>
            <w:rFonts w:eastAsia="Times New Roman"/>
          </w:rPr>
          <w:t xml:space="preserve">Thus, speakers in Experiment 6 have less number of intervening </w:t>
        </w:r>
      </w:ins>
      <w:ins w:id="463" w:author="Shota Momma" w:date="2018-05-01T13:53:00Z">
        <w:r w:rsidR="00C65CE1">
          <w:rPr>
            <w:rFonts w:eastAsia="Times New Roman"/>
          </w:rPr>
          <w:t>sentences</w:t>
        </w:r>
      </w:ins>
      <w:ins w:id="464" w:author="Shota Momma" w:date="2018-05-01T13:52:00Z">
        <w:r w:rsidR="00C65CE1">
          <w:rPr>
            <w:rFonts w:eastAsia="Times New Roman"/>
          </w:rPr>
          <w:t xml:space="preserve"> between </w:t>
        </w:r>
      </w:ins>
      <w:ins w:id="465" w:author="Shota Momma" w:date="2018-05-01T13:53:00Z">
        <w:r w:rsidR="00C65CE1">
          <w:rPr>
            <w:rFonts w:eastAsia="Times New Roman"/>
          </w:rPr>
          <w:t xml:space="preserve">the </w:t>
        </w:r>
      </w:ins>
      <w:ins w:id="466" w:author="Shota Momma" w:date="2018-05-01T13:52:00Z">
        <w:r w:rsidR="00C65CE1">
          <w:rPr>
            <w:rFonts w:eastAsia="Times New Roman"/>
          </w:rPr>
          <w:t>prime</w:t>
        </w:r>
      </w:ins>
      <w:ins w:id="467" w:author="Shota Momma" w:date="2018-05-01T13:53:00Z">
        <w:r w:rsidR="00C65CE1">
          <w:rPr>
            <w:rFonts w:eastAsia="Times New Roman"/>
          </w:rPr>
          <w:t xml:space="preserve"> sentences</w:t>
        </w:r>
      </w:ins>
      <w:ins w:id="468" w:author="Shota Momma" w:date="2018-05-01T13:52:00Z">
        <w:r w:rsidR="00C65CE1">
          <w:rPr>
            <w:rFonts w:eastAsia="Times New Roman"/>
          </w:rPr>
          <w:t xml:space="preserve"> and the target </w:t>
        </w:r>
      </w:ins>
      <w:ins w:id="469" w:author="Shota Momma" w:date="2018-05-01T13:53:00Z">
        <w:r w:rsidR="00C65CE1">
          <w:rPr>
            <w:rFonts w:eastAsia="Times New Roman"/>
          </w:rPr>
          <w:t>sentences</w:t>
        </w:r>
      </w:ins>
      <w:ins w:id="470" w:author="Shota Momma" w:date="2018-05-01T13:52:00Z">
        <w:r w:rsidR="00C65CE1">
          <w:rPr>
            <w:rFonts w:eastAsia="Times New Roman"/>
          </w:rPr>
          <w:t xml:space="preserve">, so they may have stronger memory of the sentences that they heard as prime sentences. </w:t>
        </w:r>
      </w:ins>
      <w:ins w:id="471" w:author="Shota Momma" w:date="2018-05-01T13:54:00Z">
        <w:r w:rsidR="00A83B36">
          <w:rPr>
            <w:rFonts w:eastAsia="Times New Roman"/>
          </w:rPr>
          <w:t>The s</w:t>
        </w:r>
      </w:ins>
      <w:ins w:id="472" w:author="Shota Momma" w:date="2018-05-01T14:00:00Z">
        <w:r w:rsidR="00A83B36">
          <w:rPr>
            <w:rFonts w:eastAsia="Times New Roman"/>
          </w:rPr>
          <w:t>tronger sentence memory</w:t>
        </w:r>
      </w:ins>
      <w:ins w:id="473" w:author="Shota Momma" w:date="2018-05-01T13:54:00Z">
        <w:r w:rsidR="00A0066D">
          <w:rPr>
            <w:rFonts w:eastAsia="Times New Roman"/>
          </w:rPr>
          <w:t xml:space="preserve"> may strengthen the</w:t>
        </w:r>
      </w:ins>
      <w:ins w:id="474" w:author="Shota Momma" w:date="2018-05-01T15:13:00Z">
        <w:r w:rsidR="003D5A6C">
          <w:rPr>
            <w:rFonts w:eastAsia="Times New Roman"/>
          </w:rPr>
          <w:t xml:space="preserve"> overall</w:t>
        </w:r>
      </w:ins>
      <w:ins w:id="475" w:author="Shota Momma" w:date="2018-05-01T13:54:00Z">
        <w:r w:rsidR="00A0066D">
          <w:rPr>
            <w:rFonts w:eastAsia="Times New Roman"/>
          </w:rPr>
          <w:t xml:space="preserve"> effect of prime structure type</w:t>
        </w:r>
      </w:ins>
      <w:ins w:id="476" w:author="Shota Momma" w:date="2018-05-01T14:00:00Z">
        <w:r w:rsidR="00BA46C7">
          <w:rPr>
            <w:rFonts w:eastAsia="Times New Roman"/>
          </w:rPr>
          <w:t>, because</w:t>
        </w:r>
        <w:r w:rsidR="005460DD">
          <w:rPr>
            <w:rFonts w:eastAsia="Times New Roman"/>
          </w:rPr>
          <w:t xml:space="preserve"> </w:t>
        </w:r>
      </w:ins>
      <w:ins w:id="477" w:author="Shota Momma" w:date="2018-05-01T14:01:00Z">
        <w:r w:rsidR="00BA46C7">
          <w:rPr>
            <w:rFonts w:eastAsia="Times New Roman"/>
          </w:rPr>
          <w:t>participant</w:t>
        </w:r>
      </w:ins>
      <w:ins w:id="478" w:author="Shota Momma" w:date="2018-05-01T14:00:00Z">
        <w:r w:rsidR="00BA46C7">
          <w:rPr>
            <w:rFonts w:eastAsia="Times New Roman"/>
          </w:rPr>
          <w:t xml:space="preserve"> could</w:t>
        </w:r>
        <w:r w:rsidR="005460DD">
          <w:rPr>
            <w:rFonts w:eastAsia="Times New Roman"/>
          </w:rPr>
          <w:t xml:space="preserve"> be more faithful to the original sentences that </w:t>
        </w:r>
      </w:ins>
      <w:ins w:id="479" w:author="Shota Momma" w:date="2018-05-01T14:01:00Z">
        <w:r w:rsidR="004245FA">
          <w:rPr>
            <w:rFonts w:eastAsia="Times New Roman"/>
          </w:rPr>
          <w:t>they</w:t>
        </w:r>
      </w:ins>
      <w:ins w:id="480" w:author="Shota Momma" w:date="2018-05-01T14:00:00Z">
        <w:r w:rsidR="005460DD">
          <w:rPr>
            <w:rFonts w:eastAsia="Times New Roman"/>
          </w:rPr>
          <w:t xml:space="preserve"> heard form the experimenter</w:t>
        </w:r>
      </w:ins>
      <w:ins w:id="481" w:author="Microsoft Office User" w:date="2018-05-09T10:28:00Z">
        <w:r w:rsidR="00827200">
          <w:rPr>
            <w:rFonts w:eastAsia="Times New Roman"/>
          </w:rPr>
          <w:t xml:space="preserve">. </w:t>
        </w:r>
      </w:ins>
      <w:ins w:id="482" w:author="Shota Momma" w:date="2018-05-01T14:03:00Z">
        <w:del w:id="483" w:author="Microsoft Office User" w:date="2018-05-09T10:28:00Z">
          <w:r w:rsidR="008B24CA" w:rsidDel="00827200">
            <w:rPr>
              <w:rFonts w:eastAsia="Times New Roman"/>
            </w:rPr>
            <w:delText xml:space="preserve">. </w:delText>
          </w:r>
        </w:del>
      </w:ins>
      <w:ins w:id="484" w:author="Shota Momma" w:date="2018-05-01T14:04:00Z">
        <w:r w:rsidR="006D31AB">
          <w:rPr>
            <w:rFonts w:eastAsia="Times New Roman"/>
          </w:rPr>
          <w:t>This is congruent with the observation</w:t>
        </w:r>
      </w:ins>
      <w:ins w:id="485" w:author="Shota Momma" w:date="2018-05-01T15:12:00Z">
        <w:r w:rsidR="00860430">
          <w:rPr>
            <w:rFonts w:eastAsia="Times New Roman"/>
          </w:rPr>
          <w:t xml:space="preserve"> that</w:t>
        </w:r>
      </w:ins>
      <w:ins w:id="486" w:author="Shota Momma" w:date="2018-05-01T14:04:00Z">
        <w:r w:rsidR="006D31AB">
          <w:rPr>
            <w:rFonts w:eastAsia="Times New Roman"/>
          </w:rPr>
          <w:t xml:space="preserve"> Experiment 6 </w:t>
        </w:r>
      </w:ins>
      <w:ins w:id="487" w:author="Shota Momma" w:date="2018-05-01T14:47:00Z">
        <w:r w:rsidR="00117A94">
          <w:rPr>
            <w:rFonts w:eastAsia="Times New Roman"/>
          </w:rPr>
          <w:t>yielded</w:t>
        </w:r>
      </w:ins>
      <w:ins w:id="488" w:author="Shota Momma" w:date="2018-05-01T14:04:00Z">
        <w:r w:rsidR="006D31AB">
          <w:rPr>
            <w:rFonts w:eastAsia="Times New Roman"/>
          </w:rPr>
          <w:t xml:space="preserve"> many more </w:t>
        </w:r>
        <w:proofErr w:type="spellStart"/>
        <w:r w:rsidR="006D31AB">
          <w:rPr>
            <w:rFonts w:eastAsia="Times New Roman"/>
          </w:rPr>
          <w:t>sco</w:t>
        </w:r>
        <w:r w:rsidR="00F477D3">
          <w:rPr>
            <w:rFonts w:eastAsia="Times New Roman"/>
          </w:rPr>
          <w:t>rable</w:t>
        </w:r>
        <w:proofErr w:type="spellEnd"/>
        <w:r w:rsidR="006D31AB">
          <w:rPr>
            <w:rFonts w:eastAsia="Times New Roman"/>
          </w:rPr>
          <w:t xml:space="preserve"> responses than Experiment 5</w:t>
        </w:r>
      </w:ins>
      <w:ins w:id="489" w:author="Microsoft Office User" w:date="2018-05-09T10:25:00Z">
        <w:r w:rsidR="00CB2792">
          <w:rPr>
            <w:rFonts w:eastAsia="Times New Roman"/>
          </w:rPr>
          <w:t xml:space="preserve">, and that the across-participant </w:t>
        </w:r>
      </w:ins>
      <w:ins w:id="490" w:author="Microsoft Office User" w:date="2018-05-09T10:26:00Z">
        <w:r w:rsidR="00CB2792">
          <w:rPr>
            <w:rFonts w:eastAsia="Times New Roman"/>
          </w:rPr>
          <w:t>variability</w:t>
        </w:r>
      </w:ins>
      <w:ins w:id="491" w:author="Microsoft Office User" w:date="2018-05-09T10:25:00Z">
        <w:r w:rsidR="00CB2792">
          <w:rPr>
            <w:rFonts w:eastAsia="Times New Roman"/>
          </w:rPr>
          <w:t xml:space="preserve"> </w:t>
        </w:r>
      </w:ins>
      <w:ins w:id="492" w:author="Microsoft Office User" w:date="2018-05-09T10:26:00Z">
        <w:r w:rsidR="00CB2792">
          <w:rPr>
            <w:rFonts w:eastAsia="Times New Roman"/>
          </w:rPr>
          <w:t>is smaller</w:t>
        </w:r>
      </w:ins>
      <w:ins w:id="493" w:author="Shota Momma" w:date="2018-05-01T14:04:00Z">
        <w:r w:rsidR="006D31AB">
          <w:rPr>
            <w:rFonts w:eastAsia="Times New Roman"/>
          </w:rPr>
          <w:t>.</w:t>
        </w:r>
      </w:ins>
      <w:ins w:id="494" w:author="Nick Gruberg" w:date="2018-03-14T11:51:00Z">
        <w:del w:id="495" w:author="Victor Ferreira" w:date="2018-03-22T17:50:00Z">
          <w:r w:rsidR="00A63039" w:rsidRPr="001F6A2A" w:rsidDel="006C6DB6">
            <w:rPr>
              <w:rFonts w:eastAsia="Times New Roman"/>
            </w:rPr>
            <w:delText xml:space="preserve">marginally significant interaction effect (of confusability X prime type) when averaging over subjects. However, this effect was not consistent across items, and thus our F2 analyses and the overall mixed models did not confirm the significance of the effect. There are two plausible explanations for why the effect of confusability was marginally significant across subjects but was not consistent across items. </w:delText>
          </w:r>
        </w:del>
      </w:ins>
    </w:p>
    <w:p w14:paraId="38129C2E" w14:textId="2A6C5B5F" w:rsidR="00A63039" w:rsidRPr="001F6A2A" w:rsidDel="006C6DB6" w:rsidRDefault="00A63039">
      <w:pPr>
        <w:spacing w:after="200"/>
        <w:rPr>
          <w:ins w:id="496" w:author="Nick Gruberg" w:date="2018-03-14T11:51:00Z"/>
          <w:del w:id="497" w:author="Victor Ferreira" w:date="2018-03-22T17:50:00Z"/>
          <w:rFonts w:eastAsia="Times New Roman"/>
        </w:rPr>
      </w:pPr>
      <w:commentRangeStart w:id="498"/>
      <w:ins w:id="499" w:author="Nick Gruberg" w:date="2018-03-14T11:51:00Z">
        <w:del w:id="500" w:author="Victor Ferreira" w:date="2018-03-22T17:50:00Z">
          <w:r w:rsidRPr="001F6A2A" w:rsidDel="006C6DB6">
            <w:rPr>
              <w:rFonts w:eastAsia="Times New Roman"/>
            </w:rPr>
            <w:delText>First, due to counterbalancing issues, one third of items were seen by every subject, and thus had a maximum of 12 observations per condition (prime type X homogeneity), whereas two thirds of items were each seen by half of subjects, and thus had a maximum of only 6 observations per cell. This may have increased variability within items, making them worse predictors of any actual effect that may have been present. Due to these counterbalancing issues with the current study, in planned follow-up studies in our lab we will increase the number of experimental card sets from 4 to 12. By increasing the number of experimental card sets, we will be able to maintain the same number of observations in each cell of our analyses. Our aim in running the modified version of the experiment is to decrease the variability within items, which we suspect may have been affecting our statistical analyses.</w:delText>
          </w:r>
        </w:del>
      </w:ins>
    </w:p>
    <w:p w14:paraId="3CFE5426" w14:textId="6CB667DE" w:rsidR="00A63039" w:rsidRPr="001F6A2A" w:rsidDel="006C6DB6" w:rsidRDefault="00A63039">
      <w:pPr>
        <w:spacing w:after="200"/>
        <w:rPr>
          <w:ins w:id="501" w:author="Nick Gruberg" w:date="2018-03-14T11:51:00Z"/>
          <w:del w:id="502" w:author="Victor Ferreira" w:date="2018-03-22T17:50:00Z"/>
          <w:rFonts w:eastAsia="Times New Roman"/>
        </w:rPr>
      </w:pPr>
      <w:ins w:id="503" w:author="Nick Gruberg" w:date="2018-03-14T11:51:00Z">
        <w:del w:id="504" w:author="Victor Ferreira" w:date="2018-03-22T17:50:00Z">
          <w:r w:rsidRPr="001F6A2A" w:rsidDel="006C6DB6">
            <w:rPr>
              <w:rFonts w:eastAsia="Times New Roman"/>
            </w:rPr>
            <w:delText>Secondly, there were inherent differences between the narrow conflation classes, which may also have increased variability between items. This variability seems to be inherent to the narrow conflation classes; events in certain narrow conflation classes are extremely similar, whereas events in other narrow conflation classes are much more distinct. In our experimental stimuli, for example, all events in the “reading” class were extremely similar (i.e., in each event, one person is reading to another person or group of people), whereas events in the “sprinkle” class were relatively more diverse (e.g., “god sprinkling the people with rain,” “man drizzling nachos with cheese,” “farm worker scattering seeds in a field,” “man scattering the bed with rose petals”). These differences may have introduced additional variability between items in the various event categories.</w:delText>
          </w:r>
        </w:del>
      </w:ins>
    </w:p>
    <w:p w14:paraId="29F2EE15" w14:textId="46783FD8" w:rsidR="00A63039" w:rsidRDefault="00A63039" w:rsidP="00D55ED6">
      <w:pPr>
        <w:spacing w:after="200"/>
        <w:rPr>
          <w:ins w:id="505" w:author="Nick Gruberg" w:date="2018-03-14T11:58:00Z"/>
          <w:rFonts w:eastAsia="Times New Roman"/>
        </w:rPr>
      </w:pPr>
      <w:ins w:id="506" w:author="Nick Gruberg" w:date="2018-03-14T11:51:00Z">
        <w:del w:id="507" w:author="Victor Ferreira" w:date="2018-03-22T17:50:00Z">
          <w:r w:rsidRPr="001F6A2A" w:rsidDel="006C6DB6">
            <w:rPr>
              <w:rFonts w:eastAsia="Times New Roman"/>
            </w:rPr>
            <w:delText>Therefore, we cautiously interpr</w:delText>
          </w:r>
          <w:r w:rsidDel="006C6DB6">
            <w:rPr>
              <w:rFonts w:eastAsia="Times New Roman"/>
            </w:rPr>
            <w:delText>et the results from Experiment 5</w:delText>
          </w:r>
          <w:r w:rsidRPr="001F6A2A" w:rsidDel="006C6DB6">
            <w:rPr>
              <w:rFonts w:eastAsia="Times New Roman"/>
            </w:rPr>
            <w:delText xml:space="preserve"> as suggesting that there may be an effect of homogeneity, adding that follow-up studies are required to confirm this finding. For the sake of avoiding monotonous repetition of caveats, below we discuss the interaction with homogeneity as if it were a certain effect, but we explicitly acknowledge that such certainty does not follow from the current dataset. </w:delText>
          </w:r>
        </w:del>
      </w:ins>
      <w:commentRangeEnd w:id="498"/>
      <w:ins w:id="508" w:author="Nick Gruberg" w:date="2018-03-14T12:28:00Z">
        <w:del w:id="509" w:author="Victor Ferreira" w:date="2018-03-22T17:50:00Z">
          <w:r w:rsidR="005352D2" w:rsidDel="006C6DB6">
            <w:rPr>
              <w:rStyle w:val="CommentReference"/>
            </w:rPr>
            <w:commentReference w:id="498"/>
          </w:r>
        </w:del>
      </w:ins>
    </w:p>
    <w:p w14:paraId="20089A7B" w14:textId="0CAC5087" w:rsidR="004E4EB5" w:rsidRPr="001E6CB9" w:rsidDel="00E06908" w:rsidRDefault="004E4EB5" w:rsidP="004E4EB5">
      <w:pPr>
        <w:rPr>
          <w:del w:id="510" w:author="Nick Gruberg" w:date="2018-03-14T11:23:00Z"/>
          <w:rFonts w:eastAsia="Times New Roman"/>
        </w:rPr>
      </w:pPr>
    </w:p>
    <w:p w14:paraId="65F37AEF" w14:textId="77777777" w:rsidR="00C10D47" w:rsidRPr="001E6CB9" w:rsidRDefault="00C10D47" w:rsidP="009C3619">
      <w:pPr>
        <w:ind w:firstLine="0"/>
        <w:jc w:val="center"/>
        <w:outlineLvl w:val="0"/>
      </w:pPr>
      <w:r w:rsidRPr="001E6CB9">
        <w:rPr>
          <w:b/>
          <w:bCs/>
        </w:rPr>
        <w:t>General Discussion</w:t>
      </w:r>
    </w:p>
    <w:p w14:paraId="48C0008F" w14:textId="38FC788E" w:rsidR="00C10D47" w:rsidRPr="001E6CB9" w:rsidRDefault="00C10D47" w:rsidP="00C10D47">
      <w:r w:rsidRPr="001E6CB9">
        <w:t xml:space="preserve">The three experiments reported above demonstrate two primary findings. First, speakers tend to describe particular scenes with the same syntactic structures that had been used to describe those scenes earlier in the experimental task. </w:t>
      </w:r>
      <w:r w:rsidR="00930539" w:rsidRPr="001E6CB9">
        <w:t>We call t</w:t>
      </w:r>
      <w:r w:rsidRPr="001E6CB9">
        <w:t>his basic effect</w:t>
      </w:r>
      <w:r w:rsidR="00930539" w:rsidRPr="001E6CB9">
        <w:t xml:space="preserve"> – as</w:t>
      </w:r>
      <w:r w:rsidRPr="001E6CB9">
        <w:t xml:space="preserve"> demonstrated in Experiment 1</w:t>
      </w:r>
      <w:r w:rsidR="00930539" w:rsidRPr="001E6CB9">
        <w:t xml:space="preserve"> – </w:t>
      </w:r>
      <w:r w:rsidRPr="001E6CB9">
        <w:t xml:space="preserve">syntactic entrainment, in analogy to the lexical entrainment effect reported previously in the literature (e.g., Brennan &amp; Clark, 1996). To our knowledge, this is the first demonstration of speakers reusing syntactic structures when describing particular events. Furthermore, syntactic entrainment was observed despite the fact that prime and target </w:t>
      </w:r>
      <w:r w:rsidRPr="001E6CB9">
        <w:lastRenderedPageBreak/>
        <w:t xml:space="preserve">descriptions were separated by an average of 12 intervening sentences (comprehended or produced), some of which had the opposite syntactic structure. </w:t>
      </w:r>
    </w:p>
    <w:p w14:paraId="08E250B5" w14:textId="1052B0CD" w:rsidR="00C10D47" w:rsidRDefault="00C10D47" w:rsidP="00C10D47">
      <w:pPr>
        <w:rPr>
          <w:ins w:id="511" w:author="Victor Ferreira" w:date="2018-04-17T11:56:00Z"/>
        </w:rPr>
      </w:pPr>
      <w:r w:rsidRPr="001E6CB9">
        <w:t>Second, the syntactic entrainment effect demonstrated in Experiment 1 seems to be primarily</w:t>
      </w:r>
      <w:del w:id="512" w:author="Victor Ferreira" w:date="2018-04-17T11:54:00Z">
        <w:r w:rsidRPr="001E6CB9" w:rsidDel="006F2650">
          <w:delText xml:space="preserve"> – but not entirely –</w:delText>
        </w:r>
      </w:del>
      <w:r w:rsidRPr="001E6CB9">
        <w:t xml:space="preserve"> partner-independent. </w:t>
      </w:r>
      <w:r w:rsidR="0073703C">
        <w:t>In Experiment 2</w:t>
      </w:r>
      <w:r w:rsidR="0073703C" w:rsidRPr="0073703C">
        <w:t xml:space="preserve">, when subjects </w:t>
      </w:r>
      <w:r w:rsidR="0073703C">
        <w:t>heard</w:t>
      </w:r>
      <w:r w:rsidR="0073703C" w:rsidRPr="0073703C">
        <w:t xml:space="preserve"> </w:t>
      </w:r>
      <w:r w:rsidR="0073703C">
        <w:t>one</w:t>
      </w:r>
      <w:r w:rsidR="0073703C" w:rsidRPr="0073703C">
        <w:t xml:space="preserve"> description</w:t>
      </w:r>
      <w:del w:id="513" w:author="Victor Ferreira" w:date="2018-04-17T11:54:00Z">
        <w:r w:rsidR="0073703C" w:rsidRPr="0073703C" w:rsidDel="006F2650">
          <w:delText>s</w:delText>
        </w:r>
      </w:del>
      <w:r w:rsidR="0073703C" w:rsidRPr="0073703C">
        <w:t xml:space="preserve"> of each scene</w:t>
      </w:r>
      <w:r w:rsidR="0073703C">
        <w:t>,</w:t>
      </w:r>
      <w:r w:rsidRPr="001E6CB9">
        <w:t xml:space="preserve"> the magnitude of the syntactic entrainment effect was statistically and</w:t>
      </w:r>
      <w:r w:rsidR="000A088C">
        <w:t xml:space="preserve"> (approximately)</w:t>
      </w:r>
      <w:r w:rsidRPr="001E6CB9">
        <w:t xml:space="preserve"> numerically equivalent whether subjects described the pictures back to the experimenter who initially described them or to a different experimenter (about a 10% effect in each case). </w:t>
      </w:r>
      <w:bookmarkStart w:id="514" w:name="OLE_LINK19"/>
      <w:bookmarkStart w:id="515" w:name="OLE_LINK20"/>
      <w:r w:rsidRPr="001E6CB9">
        <w:t xml:space="preserve">In Experiment 3, when subjects </w:t>
      </w:r>
      <w:r w:rsidR="00E740E0">
        <w:t>hear</w:t>
      </w:r>
      <w:r w:rsidR="005F53B3">
        <w:t>d</w:t>
      </w:r>
      <w:r w:rsidR="00E740E0">
        <w:t xml:space="preserve"> </w:t>
      </w:r>
      <w:r w:rsidR="0073703C">
        <w:t>four</w:t>
      </w:r>
      <w:r w:rsidRPr="001E6CB9">
        <w:t xml:space="preserve"> descriptions</w:t>
      </w:r>
      <w:ins w:id="516" w:author="Victor Ferreira" w:date="2018-04-17T11:55:00Z">
        <w:r w:rsidR="006F2650">
          <w:t xml:space="preserve"> from each experimenter</w:t>
        </w:r>
      </w:ins>
      <w:r w:rsidRPr="001E6CB9">
        <w:t xml:space="preserve"> of each scene</w:t>
      </w:r>
      <w:bookmarkEnd w:id="514"/>
      <w:bookmarkEnd w:id="515"/>
      <w:r w:rsidRPr="001E6CB9">
        <w:t xml:space="preserve">, </w:t>
      </w:r>
      <w:r w:rsidR="00E740E0">
        <w:t>they</w:t>
      </w:r>
      <w:r w:rsidR="00E740E0" w:rsidRPr="001E6CB9">
        <w:t xml:space="preserve"> </w:t>
      </w:r>
      <w:r w:rsidRPr="001E6CB9">
        <w:t xml:space="preserve">showed </w:t>
      </w:r>
      <w:r w:rsidR="0073703C">
        <w:t xml:space="preserve">overall </w:t>
      </w:r>
      <w:r w:rsidRPr="001E6CB9">
        <w:t xml:space="preserve">greater syntactic entrainment in both the same and different experimenter conditions. However, this increase resulted in a </w:t>
      </w:r>
      <w:del w:id="517" w:author="Victor Ferreira" w:date="2018-04-17T11:55:00Z">
        <w:r w:rsidRPr="001E6CB9" w:rsidDel="006F2650">
          <w:delText xml:space="preserve">statistically </w:delText>
        </w:r>
      </w:del>
      <w:ins w:id="518" w:author="Victor Ferreira" w:date="2018-04-17T11:55:00Z">
        <w:r w:rsidR="006F2650">
          <w:t>numerically</w:t>
        </w:r>
        <w:r w:rsidR="006F2650" w:rsidRPr="001E6CB9">
          <w:t xml:space="preserve"> </w:t>
        </w:r>
      </w:ins>
      <w:r w:rsidRPr="001E6CB9">
        <w:t>larger syntactic entrainment effect when speaking to the same experimenter (about a 26% effect) than when speaking to a different experimenter (about a 20% effect)</w:t>
      </w:r>
      <w:ins w:id="519" w:author="Victor Ferreira" w:date="2018-04-17T11:55:00Z">
        <w:r w:rsidR="006F2650">
          <w:t xml:space="preserve">, an </w:t>
        </w:r>
      </w:ins>
      <w:ins w:id="520" w:author="Nick Gruberg" w:date="2018-04-18T14:40:00Z">
        <w:r w:rsidR="000125D2">
          <w:t xml:space="preserve">interaction </w:t>
        </w:r>
      </w:ins>
      <w:ins w:id="521" w:author="Victor Ferreira" w:date="2018-04-17T11:55:00Z">
        <w:r w:rsidR="006F2650">
          <w:t>effect that was marginally significant</w:t>
        </w:r>
      </w:ins>
      <w:r w:rsidRPr="001E6CB9">
        <w:t xml:space="preserve">. </w:t>
      </w:r>
      <w:commentRangeStart w:id="522"/>
      <w:del w:id="523" w:author="Nick Gruberg" w:date="2018-04-18T14:41:00Z">
        <w:r w:rsidRPr="001E6CB9" w:rsidDel="000125D2">
          <w:delText>We first discuss the potential importance of the partner</w:delText>
        </w:r>
        <w:r w:rsidR="00501472" w:rsidDel="000125D2">
          <w:delText>-</w:delText>
        </w:r>
        <w:r w:rsidRPr="001E6CB9" w:rsidDel="000125D2">
          <w:delText xml:space="preserve">independent syntactic entrainment effect before discussing the implications of the small but statistically </w:delText>
        </w:r>
      </w:del>
      <w:ins w:id="524" w:author="Victor Ferreira" w:date="2018-04-17T11:56:00Z">
        <w:del w:id="525" w:author="Nick Gruberg" w:date="2018-04-18T14:41:00Z">
          <w:r w:rsidR="006F2650" w:rsidDel="000125D2">
            <w:delText>marginally</w:delText>
          </w:r>
          <w:r w:rsidR="006F2650" w:rsidRPr="001E6CB9" w:rsidDel="000125D2">
            <w:delText xml:space="preserve"> </w:delText>
          </w:r>
        </w:del>
      </w:ins>
      <w:del w:id="526" w:author="Nick Gruberg" w:date="2018-04-18T14:41:00Z">
        <w:r w:rsidRPr="001E6CB9" w:rsidDel="000125D2">
          <w:delText>significant partner</w:delText>
        </w:r>
        <w:r w:rsidR="00501472" w:rsidDel="000125D2">
          <w:delText>-</w:delText>
        </w:r>
        <w:r w:rsidRPr="001E6CB9" w:rsidDel="000125D2">
          <w:delText>specificity we find in Experiment 3.</w:delText>
        </w:r>
        <w:commentRangeEnd w:id="522"/>
        <w:r w:rsidR="00196773" w:rsidDel="000125D2">
          <w:rPr>
            <w:rStyle w:val="CommentReference"/>
          </w:rPr>
          <w:commentReference w:id="522"/>
        </w:r>
      </w:del>
      <w:ins w:id="527" w:author="Nick Gruberg" w:date="2018-04-18T14:42:00Z">
        <w:r w:rsidR="000125D2">
          <w:t>Although the small but marginally significant effect of partner specificity may reflect a genuine</w:t>
        </w:r>
      </w:ins>
      <w:ins w:id="528" w:author="Nick Gruberg" w:date="2018-04-18T14:43:00Z">
        <w:r w:rsidR="000125D2">
          <w:t xml:space="preserve"> </w:t>
        </w:r>
      </w:ins>
      <w:ins w:id="529" w:author="Nick Gruberg" w:date="2018-04-18T14:42:00Z">
        <w:r w:rsidR="000125D2">
          <w:t xml:space="preserve">partner-specific component </w:t>
        </w:r>
      </w:ins>
      <w:ins w:id="530" w:author="Nick Gruberg" w:date="2018-04-18T14:43:00Z">
        <w:r w:rsidR="000125D2">
          <w:t>separate from the much larger partner-independent</w:t>
        </w:r>
      </w:ins>
      <w:ins w:id="531" w:author="Nick Gruberg" w:date="2018-04-18T14:44:00Z">
        <w:r w:rsidR="000125D2">
          <w:t xml:space="preserve"> effect, we leave further investigation and analysis of any such partner-specific component to future research.</w:t>
        </w:r>
      </w:ins>
    </w:p>
    <w:p w14:paraId="298E9F9C" w14:textId="6B3DC7B3" w:rsidR="006F2650" w:rsidRPr="001E6CB9" w:rsidRDefault="006F2650" w:rsidP="00C10D47">
      <w:ins w:id="532" w:author="Victor Ferreira" w:date="2018-04-17T11:56:00Z">
        <w:r>
          <w:t xml:space="preserve">Third, syntactic entrainment appears to reflect an association between event-semantic categories and syntactic structure.  Experiment 4 demonstrated that equivalent entrainment is observed when speakers describe back pictures that differ from the ones they heard described originally, compared to pictures that were identical to the ones they heard described originally.  This shows that the </w:t>
        </w:r>
      </w:ins>
      <w:ins w:id="533" w:author="Nick Gruberg" w:date="2018-04-18T14:46:00Z">
        <w:r w:rsidR="000125D2">
          <w:t xml:space="preserve">syntactic entrainment </w:t>
        </w:r>
      </w:ins>
      <w:ins w:id="534" w:author="Victor Ferreira" w:date="2018-04-17T11:56:00Z">
        <w:r>
          <w:t xml:space="preserve">effect </w:t>
        </w:r>
      </w:ins>
      <w:ins w:id="535" w:author="Victor Ferreira" w:date="2018-04-17T11:57:00Z">
        <w:r>
          <w:t xml:space="preserve">reflects an association </w:t>
        </w:r>
        <w:del w:id="536" w:author="Nick Gruberg" w:date="2018-04-18T14:46:00Z">
          <w:r w:rsidDel="000125D2">
            <w:delText>to structure from</w:delText>
          </w:r>
        </w:del>
      </w:ins>
      <w:ins w:id="537" w:author="Nick Gruberg" w:date="2018-04-18T14:46:00Z">
        <w:r w:rsidR="000125D2">
          <w:t>between syntactic structure and</w:t>
        </w:r>
      </w:ins>
      <w:ins w:id="538" w:author="Victor Ferreira" w:date="2018-04-17T11:57:00Z">
        <w:r>
          <w:t xml:space="preserve"> something deeper than a representation of the visual scene.  Experiments 5 and 6 then implicated event-semantic categories in the entrainment effect, in that both experiments showed greater entrainment when a block of descriptions included events that were </w:t>
        </w:r>
        <w:r>
          <w:lastRenderedPageBreak/>
          <w:t>heterogeneous with respect to event-semantic</w:t>
        </w:r>
      </w:ins>
      <w:ins w:id="539" w:author="Victor Ferreira" w:date="2018-04-17T11:58:00Z">
        <w:r>
          <w:t xml:space="preserve"> categories</w:t>
        </w:r>
      </w:ins>
      <w:ins w:id="540" w:author="Victor Ferreira" w:date="2018-04-17T11:59:00Z">
        <w:r>
          <w:t xml:space="preserve">, compared to when blocks were homogeneous </w:t>
        </w:r>
      </w:ins>
      <w:ins w:id="541" w:author="Nick Gruberg" w:date="2018-04-18T14:52:00Z">
        <w:r w:rsidR="009F1BEB">
          <w:t xml:space="preserve">with respect to these categories </w:t>
        </w:r>
      </w:ins>
      <w:ins w:id="542" w:author="Victor Ferreira" w:date="2018-04-17T11:59:00Z">
        <w:r>
          <w:t>(this interaction was not significant in Experiment 5, with an unbalanced items design, but it was in Experiment 6, with a balanced items design).</w:t>
        </w:r>
      </w:ins>
    </w:p>
    <w:p w14:paraId="6D3EF2AA" w14:textId="7F914D55" w:rsidR="00C10D47" w:rsidRPr="001E6CB9" w:rsidDel="00AC22A8" w:rsidRDefault="00C10D47" w:rsidP="00C10D47">
      <w:pPr>
        <w:rPr>
          <w:del w:id="543" w:author="Victor Ferreira" w:date="2018-04-17T12:01:00Z"/>
        </w:rPr>
      </w:pPr>
      <w:del w:id="544" w:author="Victor Ferreira" w:date="2018-04-17T11:59:00Z">
        <w:r w:rsidRPr="001E6CB9" w:rsidDel="006F2650">
          <w:delText>Fundamentally</w:delText>
        </w:r>
      </w:del>
      <w:ins w:id="545" w:author="Victor Ferreira" w:date="2018-04-17T11:59:00Z">
        <w:r w:rsidR="006F2650">
          <w:t>Taken together</w:t>
        </w:r>
      </w:ins>
      <w:r w:rsidRPr="001E6CB9">
        <w:t xml:space="preserve">, syntactic entrainment appears to reflect a process by which speakers develop associations between the </w:t>
      </w:r>
      <w:r w:rsidR="006B54EA">
        <w:t>event</w:t>
      </w:r>
      <w:r w:rsidR="00BA6F8A">
        <w:t xml:space="preserve"> </w:t>
      </w:r>
      <w:r w:rsidRPr="001E6CB9">
        <w:t xml:space="preserve">content </w:t>
      </w:r>
      <w:r w:rsidR="006B54EA">
        <w:t>expressed by</w:t>
      </w:r>
      <w:r w:rsidR="006B54EA" w:rsidRPr="001E6CB9">
        <w:t xml:space="preserve"> </w:t>
      </w:r>
      <w:r w:rsidRPr="001E6CB9">
        <w:t xml:space="preserve">sentences and the syntactic structures used </w:t>
      </w:r>
      <w:r w:rsidR="006B54EA">
        <w:t>in those sentences</w:t>
      </w:r>
      <w:r w:rsidRPr="001E6CB9">
        <w:t>.</w:t>
      </w:r>
      <w:ins w:id="546" w:author="Victor Ferreira" w:date="2018-04-17T12:00:00Z">
        <w:r w:rsidR="006F2650">
          <w:t xml:space="preserve">  </w:t>
        </w:r>
        <w:commentRangeStart w:id="547"/>
        <w:r w:rsidR="006F2650">
          <w:t xml:space="preserve">At least a component of this effect appears to involve features that define event-semantic categories, as shown by the results of Experiments 5 </w:t>
        </w:r>
        <w:del w:id="548" w:author="Nick Gruberg" w:date="2018-04-18T14:55:00Z">
          <w:r w:rsidR="006F2650" w:rsidDel="009F1BEB">
            <w:delText xml:space="preserve">and 6. </w:delText>
          </w:r>
        </w:del>
      </w:ins>
      <w:del w:id="549" w:author="Nick Gruberg" w:date="2018-04-18T14:55:00Z">
        <w:r w:rsidRPr="001E6CB9" w:rsidDel="009F1BEB">
          <w:delText xml:space="preserve"> </w:delText>
        </w:r>
        <w:commentRangeEnd w:id="547"/>
        <w:r w:rsidR="009F1BEB" w:rsidDel="009F1BEB">
          <w:rPr>
            <w:rStyle w:val="CommentReference"/>
          </w:rPr>
          <w:commentReference w:id="547"/>
        </w:r>
        <w:r w:rsidRPr="001E6CB9" w:rsidDel="009F1BEB">
          <w:delText xml:space="preserve">That is, when a speaker hears an event described with a prepositional dative (e.g. “the coach threw the baseball to the little leaguer”), </w:delText>
        </w:r>
        <w:r w:rsidR="00AA258A" w:rsidRPr="001E6CB9" w:rsidDel="009F1BEB">
          <w:delText>she or he is</w:delText>
        </w:r>
        <w:r w:rsidRPr="001E6CB9" w:rsidDel="009F1BEB">
          <w:delText xml:space="preserve"> more likely to use the prepositional dative when subsequently describing the same scene. The fact that this effect was observed after (on average) 12 intervening trials suggests that speakers form</w:delText>
        </w:r>
        <w:r w:rsidR="00194974" w:rsidDel="009F1BEB">
          <w:delText>ed</w:delText>
        </w:r>
        <w:r w:rsidRPr="001E6CB9" w:rsidDel="009F1BEB">
          <w:delText xml:space="preserve"> enduring associations between event content and syntactic structures.</w:delText>
        </w:r>
      </w:del>
    </w:p>
    <w:p w14:paraId="22F04577" w14:textId="28C8227F" w:rsidR="00C10D47" w:rsidRPr="001E6CB9" w:rsidRDefault="00C10D47">
      <w:pPr>
        <w:ind w:firstLine="0"/>
        <w:pPrChange w:id="550" w:author="Nick Gruberg" w:date="2018-04-18T14:55:00Z">
          <w:pPr/>
        </w:pPrChange>
      </w:pPr>
      <w:r w:rsidRPr="001E6CB9">
        <w:t xml:space="preserve">We suggest that </w:t>
      </w:r>
      <w:ins w:id="551" w:author="Victor Ferreira" w:date="2018-04-17T12:01:00Z">
        <w:r w:rsidR="00AC22A8">
          <w:t xml:space="preserve">this evidence is consistent with the possibility that </w:t>
        </w:r>
      </w:ins>
      <w:r w:rsidRPr="001E6CB9">
        <w:t xml:space="preserve">syntactic entrainment </w:t>
      </w:r>
      <w:del w:id="552" w:author="Victor Ferreira" w:date="2018-04-17T12:01:00Z">
        <w:r w:rsidRPr="001E6CB9" w:rsidDel="00AC22A8">
          <w:delText xml:space="preserve">may </w:delText>
        </w:r>
      </w:del>
      <w:r w:rsidRPr="001E6CB9">
        <w:t>serve</w:t>
      </w:r>
      <w:ins w:id="553" w:author="Victor Ferreira" w:date="2018-04-17T12:01:00Z">
        <w:r w:rsidR="00AC22A8">
          <w:t>s</w:t>
        </w:r>
      </w:ins>
      <w:r w:rsidRPr="001E6CB9">
        <w:t xml:space="preserve"> an important function for linguistic communication. Specifically, syntactic entrainment could lead to associations between not just specific events and syntactic structures, but, also between more general </w:t>
      </w:r>
      <w:r w:rsidRPr="001E6CB9">
        <w:rPr>
          <w:i/>
          <w:iCs/>
        </w:rPr>
        <w:t>types of events</w:t>
      </w:r>
      <w:r w:rsidRPr="001E6CB9">
        <w:t xml:space="preserve"> and syntactic structures, which would allow speakers an additional means for expressing meaning (in addition to using words to express semantic content and grammatical functions to express relational content). Although not without debate (cf. Bock, 1986; Chang, et al., 2006; Chomsky, 1957; </w:t>
      </w:r>
      <w:proofErr w:type="spellStart"/>
      <w:r w:rsidRPr="001E6CB9">
        <w:t>Jackendoff</w:t>
      </w:r>
      <w:proofErr w:type="spellEnd"/>
      <w:r w:rsidRPr="001E6CB9">
        <w:t xml:space="preserve">, 1997; </w:t>
      </w:r>
      <w:proofErr w:type="spellStart"/>
      <w:r w:rsidRPr="001E6CB9">
        <w:rPr>
          <w:shd w:val="clear" w:color="auto" w:fill="FFFFFF"/>
        </w:rPr>
        <w:t>Michaelis</w:t>
      </w:r>
      <w:proofErr w:type="spellEnd"/>
      <w:r w:rsidRPr="001E6CB9">
        <w:rPr>
          <w:shd w:val="clear" w:color="auto" w:fill="FFFFFF"/>
        </w:rPr>
        <w:t>, 2003</w:t>
      </w:r>
      <w:r w:rsidRPr="001E6CB9">
        <w:t xml:space="preserve">), </w:t>
      </w:r>
      <w:r w:rsidR="00930539" w:rsidRPr="001E6CB9">
        <w:t xml:space="preserve">there is </w:t>
      </w:r>
      <w:r w:rsidRPr="001E6CB9">
        <w:t xml:space="preserve">evidence </w:t>
      </w:r>
      <w:del w:id="554" w:author="Victor Ferreira" w:date="2018-04-17T12:01:00Z">
        <w:r w:rsidR="00930539" w:rsidRPr="001E6CB9" w:rsidDel="00AC22A8">
          <w:delText xml:space="preserve">that </w:delText>
        </w:r>
        <w:r w:rsidRPr="001E6CB9" w:rsidDel="00AC22A8">
          <w:delText xml:space="preserve">is </w:delText>
        </w:r>
      </w:del>
      <w:r w:rsidRPr="001E6CB9">
        <w:t xml:space="preserve">consistent with the possibility that syntactic structures convey distinctive meaning content about the events they describe (Goldberg, 1995, 2003; </w:t>
      </w:r>
      <w:proofErr w:type="spellStart"/>
      <w:r w:rsidRPr="001E6CB9">
        <w:t>Gropen</w:t>
      </w:r>
      <w:proofErr w:type="spellEnd"/>
      <w:r w:rsidRPr="001E6CB9">
        <w:t xml:space="preserve">, </w:t>
      </w:r>
      <w:r w:rsidRPr="001E6CB9">
        <w:rPr>
          <w:shd w:val="clear" w:color="auto" w:fill="FFFFFF"/>
        </w:rPr>
        <w:t xml:space="preserve">Pinker, Hollander, Goldberg, </w:t>
      </w:r>
      <w:r w:rsidR="007A441F">
        <w:rPr>
          <w:shd w:val="clear" w:color="auto" w:fill="FFFFFF"/>
        </w:rPr>
        <w:t>&amp;</w:t>
      </w:r>
      <w:ins w:id="555" w:author="Victor Ferreira" w:date="2018-04-17T12:01:00Z">
        <w:r w:rsidR="00AC22A8">
          <w:rPr>
            <w:shd w:val="clear" w:color="auto" w:fill="FFFFFF"/>
          </w:rPr>
          <w:t xml:space="preserve"> </w:t>
        </w:r>
      </w:ins>
      <w:r w:rsidRPr="001E6CB9">
        <w:rPr>
          <w:shd w:val="clear" w:color="auto" w:fill="FFFFFF"/>
        </w:rPr>
        <w:t>Wilson</w:t>
      </w:r>
      <w:r w:rsidRPr="001E6CB9">
        <w:t xml:space="preserve">, 1989; Pinker, 1989). These meanings tend to reflect holistic aspects of the event, such as successful transfer of possession (in the case of the double object dative structure), or the fact that an action results in a container or surface being completely (rather than partially) filled with objects or covered with a substance (in the case of the </w:t>
      </w:r>
      <w:r w:rsidRPr="001E6CB9">
        <w:rPr>
          <w:i/>
          <w:iCs/>
        </w:rPr>
        <w:t>with</w:t>
      </w:r>
      <w:r w:rsidRPr="001E6CB9">
        <w:t xml:space="preserve">-variant locative structure) – meaning features we have here termed emergent properties. </w:t>
      </w:r>
    </w:p>
    <w:p w14:paraId="76A5BAAC" w14:textId="0F856425" w:rsidR="00C10D47" w:rsidRPr="001E6CB9" w:rsidRDefault="00C10D47" w:rsidP="00C10D47">
      <w:r w:rsidRPr="001E6CB9">
        <w:t xml:space="preserve">By allowing speakers to convey meaning with their choice of syntactic structure, associations between emergent properties and syntactic structures could allow more efficient and </w:t>
      </w:r>
      <w:r w:rsidRPr="001E6CB9">
        <w:lastRenderedPageBreak/>
        <w:t>precise linguistic communication. For example, the choice of the double object dative structure</w:t>
      </w:r>
      <w:r w:rsidR="006B54EA">
        <w:t>,</w:t>
      </w:r>
      <w:r w:rsidR="006B54EA" w:rsidRPr="006B54EA">
        <w:t xml:space="preserve"> </w:t>
      </w:r>
      <w:r w:rsidR="006B54EA" w:rsidRPr="001E6CB9">
        <w:t xml:space="preserve">as in “The coach tossed </w:t>
      </w:r>
      <w:r w:rsidR="006B54EA">
        <w:t>the little leaguer the baseball,</w:t>
      </w:r>
      <w:r w:rsidR="006B54EA" w:rsidRPr="001E6CB9">
        <w:t>”</w:t>
      </w:r>
      <w:r w:rsidRPr="001E6CB9">
        <w:t xml:space="preserve"> </w:t>
      </w:r>
      <w:r w:rsidR="00FD509E">
        <w:t xml:space="preserve">(by some points of view) </w:t>
      </w:r>
      <w:r w:rsidRPr="001E6CB9">
        <w:t>conveys that possession was transferred</w:t>
      </w:r>
      <w:r w:rsidR="006B54EA">
        <w:t>.</w:t>
      </w:r>
      <w:r w:rsidRPr="001E6CB9">
        <w:t xml:space="preserve"> In principle, </w:t>
      </w:r>
      <w:r w:rsidR="00424322" w:rsidRPr="001E6CB9">
        <w:t xml:space="preserve">approximately </w:t>
      </w:r>
      <w:r w:rsidRPr="001E6CB9">
        <w:t xml:space="preserve">the same meaning can be conveyed using the prepositional dative structure and additional </w:t>
      </w:r>
      <w:r w:rsidR="004447C0" w:rsidRPr="001E6CB9">
        <w:t>words</w:t>
      </w:r>
      <w:r w:rsidRPr="001E6CB9">
        <w:t>, as in, “The coach tossed the baseball to the little leaguer and he caught it.” However, since the double object dative uses fewer words</w:t>
      </w:r>
      <w:r w:rsidR="008305E0">
        <w:t xml:space="preserve"> (than the full paraphrase)</w:t>
      </w:r>
      <w:r w:rsidRPr="001E6CB9">
        <w:t xml:space="preserve">, it is a more efficient way of expressing the same meaning. Furthermore, adding the second clause to the prepositional dative sentence (“...and he caught it”) </w:t>
      </w:r>
      <w:r w:rsidR="006B54EA">
        <w:t>may not</w:t>
      </w:r>
      <w:r w:rsidRPr="001E6CB9">
        <w:t xml:space="preserve"> express</w:t>
      </w:r>
      <w:r w:rsidR="007A441F">
        <w:t xml:space="preserve"> precisely</w:t>
      </w:r>
      <w:r w:rsidRPr="001E6CB9">
        <w:t xml:space="preserve"> the same idea</w:t>
      </w:r>
      <w:del w:id="556" w:author="Victor Ferreira" w:date="2018-04-17T12:02:00Z">
        <w:r w:rsidRPr="001E6CB9" w:rsidDel="00AC22A8">
          <w:delText>. In addition to confirming the transfer-of-possession meaning, the modified sentence also has</w:delText>
        </w:r>
      </w:del>
      <w:ins w:id="557" w:author="Victor Ferreira" w:date="2018-04-17T12:02:00Z">
        <w:r w:rsidR="00AC22A8">
          <w:t>, for example by imposing</w:t>
        </w:r>
      </w:ins>
      <w:r w:rsidRPr="001E6CB9">
        <w:t xml:space="preserve"> a different information structure</w:t>
      </w:r>
      <w:commentRangeStart w:id="558"/>
      <w:ins w:id="559" w:author="Victor Ferreira" w:date="2018-04-17T12:02:00Z">
        <w:r w:rsidR="00AC22A8">
          <w:t xml:space="preserve"> (</w:t>
        </w:r>
      </w:ins>
      <w:proofErr w:type="spellStart"/>
      <w:ins w:id="560" w:author="Victor Ferreira" w:date="2018-04-17T12:03:00Z">
        <w:r w:rsidR="00AC22A8">
          <w:t>Lambrecht</w:t>
        </w:r>
        <w:proofErr w:type="spellEnd"/>
        <w:r w:rsidR="00AC22A8">
          <w:t>, 1994)</w:t>
        </w:r>
        <w:commentRangeEnd w:id="558"/>
        <w:r w:rsidR="00AC22A8">
          <w:rPr>
            <w:rStyle w:val="CommentReference"/>
          </w:rPr>
          <w:commentReference w:id="558"/>
        </w:r>
      </w:ins>
      <w:r w:rsidRPr="001E6CB9">
        <w:t>. That is, certain aspects of the sentence</w:t>
      </w:r>
      <w:r w:rsidR="00797595" w:rsidRPr="001E6CB9">
        <w:t>’s meaning</w:t>
      </w:r>
      <w:r w:rsidRPr="001E6CB9">
        <w:t xml:space="preserve"> are changed in the new sentence, such as the </w:t>
      </w:r>
      <w:r w:rsidRPr="009C3619">
        <w:rPr>
          <w:iCs/>
        </w:rPr>
        <w:t>topic</w:t>
      </w:r>
      <w:r w:rsidRPr="001E6CB9">
        <w:t xml:space="preserve"> (e.g.</w:t>
      </w:r>
      <w:r w:rsidR="00FD509E">
        <w:t>,</w:t>
      </w:r>
      <w:r w:rsidRPr="001E6CB9">
        <w:t xml:space="preserve"> in the changed sentence</w:t>
      </w:r>
      <w:r w:rsidR="0019534C">
        <w:t>,</w:t>
      </w:r>
      <w:r w:rsidRPr="001E6CB9">
        <w:t xml:space="preserve"> the little leaguer becomes relatively more prominent than the coach), and the </w:t>
      </w:r>
      <w:r w:rsidRPr="009C3619">
        <w:rPr>
          <w:iCs/>
        </w:rPr>
        <w:t>focus</w:t>
      </w:r>
      <w:r w:rsidRPr="001E6CB9">
        <w:t xml:space="preserve"> (e.g.</w:t>
      </w:r>
      <w:r w:rsidR="00FD509E">
        <w:t>,</w:t>
      </w:r>
      <w:r w:rsidRPr="001E6CB9">
        <w:t xml:space="preserve"> the changed sentence implies that the outcome where the little leaguer </w:t>
      </w:r>
      <w:r w:rsidRPr="001E6CB9">
        <w:rPr>
          <w:i/>
          <w:iCs/>
        </w:rPr>
        <w:t>did not</w:t>
      </w:r>
      <w:r w:rsidRPr="001E6CB9">
        <w:t xml:space="preserve"> catch the ball may have been considered more likely to the speaker). Overall, this suggests that adding </w:t>
      </w:r>
      <w:r w:rsidR="004447C0" w:rsidRPr="001E6CB9">
        <w:t xml:space="preserve">words </w:t>
      </w:r>
      <w:r w:rsidRPr="001E6CB9">
        <w:t>might be a</w:t>
      </w:r>
      <w:r w:rsidR="005F16D3">
        <w:t>n</w:t>
      </w:r>
      <w:r w:rsidRPr="001E6CB9">
        <w:t xml:space="preserve"> inefficient </w:t>
      </w:r>
      <w:r w:rsidR="005F16D3">
        <w:t xml:space="preserve">and less effective </w:t>
      </w:r>
      <w:r w:rsidRPr="001E6CB9">
        <w:t>way of conveying potential emergent properties conveyed by syntactic structure. Rather, the fact that syntactic structures take the scope of an entire clause or sentence makes them better positioned to convey information that relates to the event as a whole.</w:t>
      </w:r>
    </w:p>
    <w:p w14:paraId="4EF74D86" w14:textId="66688449" w:rsidR="00C10D47" w:rsidRPr="001E6CB9" w:rsidRDefault="0019534C" w:rsidP="00C10D47">
      <w:r>
        <w:t xml:space="preserve">The phenomenon of </w:t>
      </w:r>
      <w:r w:rsidR="00C10D47" w:rsidRPr="001E6CB9">
        <w:t xml:space="preserve">syntactic entrainment reflects </w:t>
      </w:r>
      <w:r w:rsidR="007A441F">
        <w:t>a</w:t>
      </w:r>
      <w:r>
        <w:t xml:space="preserve"> </w:t>
      </w:r>
      <w:r w:rsidR="00C10D47" w:rsidRPr="001E6CB9">
        <w:t>speaker</w:t>
      </w:r>
      <w:r w:rsidR="007A441F">
        <w:t>’</w:t>
      </w:r>
      <w:r w:rsidR="00C10D47" w:rsidRPr="001E6CB9">
        <w:t>s propensity to associate particular event content with syntactic structures</w:t>
      </w:r>
      <w:r>
        <w:t>. Analogously,</w:t>
      </w:r>
      <w:r w:rsidR="00C10D47" w:rsidRPr="001E6CB9">
        <w:t xml:space="preserve"> the conjecture here is that specific emergent event meanings </w:t>
      </w:r>
      <w:r w:rsidR="007A441F">
        <w:t>become</w:t>
      </w:r>
      <w:r w:rsidR="00C10D47" w:rsidRPr="001E6CB9">
        <w:t xml:space="preserve"> associated with particular syntactic structures (both for individual speakers and for the linguistic community in general) through a similar process. </w:t>
      </w:r>
      <w:ins w:id="561" w:author="Victor Ferreira" w:date="2018-04-17T12:05:00Z">
        <w:r w:rsidR="00AC22A8">
          <w:t xml:space="preserve">The direct evidence for such an effect in these experiments is limited, mainly in Experiments 5 and 6’s demonstration that some aspect of event-semantic categories </w:t>
        </w:r>
      </w:ins>
      <w:ins w:id="562" w:author="Victor Ferreira" w:date="2018-04-17T12:06:00Z">
        <w:r w:rsidR="00AC22A8">
          <w:t>is</w:t>
        </w:r>
      </w:ins>
      <w:ins w:id="563" w:author="Victor Ferreira" w:date="2018-04-17T12:05:00Z">
        <w:r w:rsidR="00AC22A8">
          <w:t xml:space="preserve"> implicated in the effect.  </w:t>
        </w:r>
      </w:ins>
      <w:del w:id="564" w:author="Victor Ferreira" w:date="2018-04-17T12:06:00Z">
        <w:r w:rsidR="00C10D47" w:rsidRPr="001E6CB9" w:rsidDel="00AC22A8">
          <w:delText xml:space="preserve">However, </w:delText>
        </w:r>
        <w:r w:rsidR="00AC6181" w:rsidDel="00AC22A8">
          <w:delText xml:space="preserve">it is important to note </w:delText>
        </w:r>
        <w:r w:rsidR="00C10D47" w:rsidRPr="001E6CB9" w:rsidDel="00AC22A8">
          <w:delText xml:space="preserve">this suggestion is not directly supported by the results of the present study. Here we demonstrated only that speakers develop associations between whole events and syntactic structures; it does not provide direct evidence that syntactic entrainment builds or </w:delText>
        </w:r>
        <w:r w:rsidR="00797595" w:rsidRPr="001E6CB9" w:rsidDel="00AC22A8">
          <w:delText>recalibrates</w:delText>
        </w:r>
        <w:r w:rsidR="00C10D47" w:rsidRPr="001E6CB9" w:rsidDel="00AC22A8">
          <w:delText xml:space="preserve"> the associations between syntactic structures and the emergent event meanings that we actually find in languages. For example, transfer events involve specific actors (e.g. a coach and a little leaguer) and specific objects (e.g. a baseball), which are not conveyed by syntactic structures, in addition to the emergent properties of those events (e.g. whether the transfer was successful), which may be conveyed by syntactic structures. </w:delText>
        </w:r>
      </w:del>
      <w:r w:rsidR="00C10D47" w:rsidRPr="001E6CB9">
        <w:t xml:space="preserve">If indeed syntactic entrainment reflects the process by which syntactic structures become </w:t>
      </w:r>
      <w:r w:rsidR="00C10D47" w:rsidRPr="001E6CB9">
        <w:lastRenderedPageBreak/>
        <w:t>associated with specific emergent event meanings, then additional processing interactions must work to refine the associations between meaning and structure down to the emergent properties that languages actually exhibit.</w:t>
      </w:r>
    </w:p>
    <w:p w14:paraId="0065DD08" w14:textId="073025C5" w:rsidR="00C10D47" w:rsidRPr="001E6CB9" w:rsidRDefault="00C10D47" w:rsidP="00C10D47">
      <w:r w:rsidRPr="001E6CB9">
        <w:t xml:space="preserve">It is not unreasonable to expect that as </w:t>
      </w:r>
      <w:r w:rsidR="00326753" w:rsidRPr="001E6CB9">
        <w:t xml:space="preserve">associations between syntactic structures and event meanings </w:t>
      </w:r>
      <w:r w:rsidRPr="001E6CB9">
        <w:t>spread through a linguistic community, the</w:t>
      </w:r>
      <w:r w:rsidR="00326753">
        <w:t>y</w:t>
      </w:r>
      <w:r w:rsidRPr="001E6CB9">
        <w:t xml:space="preserve"> could</w:t>
      </w:r>
      <w:r w:rsidR="004447C0" w:rsidRPr="001E6CB9">
        <w:t xml:space="preserve"> </w:t>
      </w:r>
      <w:r w:rsidRPr="001E6CB9">
        <w:t>become refined down to the emergent properties we see expressed by syntactic structures. For example, after hearing a dative event that results in the successful transfer of possession described with a double object sentence, as in “The coach tossed the little leaguer the baseball,” speakers may strengthen the association between the double object dative and coaches, little leaguers, baseballs, and successful transfer. Subsequently, when speakers encounter other dative events</w:t>
      </w:r>
      <w:r w:rsidR="004447C0" w:rsidRPr="001E6CB9">
        <w:t>,</w:t>
      </w:r>
      <w:r w:rsidRPr="001E6CB9">
        <w:t xml:space="preserve"> they could be more likely to use the double object dative in their description if the event included any of these aspects of the syntactically entrained event. Accordingly, any of these event meaning features could, in principle, become associated with </w:t>
      </w:r>
      <w:r w:rsidR="00326753">
        <w:t xml:space="preserve">a specific </w:t>
      </w:r>
      <w:r w:rsidRPr="001E6CB9">
        <w:t>syntactic structure</w:t>
      </w:r>
      <w:r w:rsidR="00947990">
        <w:t>.</w:t>
      </w:r>
      <w:r w:rsidRPr="001E6CB9">
        <w:t xml:space="preserve"> </w:t>
      </w:r>
      <w:r w:rsidR="00947990">
        <w:t>H</w:t>
      </w:r>
      <w:r w:rsidR="00947990" w:rsidRPr="001E6CB9">
        <w:t>owever</w:t>
      </w:r>
      <w:r w:rsidRPr="001E6CB9">
        <w:t>, there is a</w:t>
      </w:r>
      <w:r w:rsidR="00A31A1F" w:rsidRPr="001E6CB9">
        <w:t xml:space="preserve">n </w:t>
      </w:r>
      <w:r w:rsidR="00A27AD2" w:rsidRPr="001E6CB9">
        <w:t>important</w:t>
      </w:r>
      <w:r w:rsidRPr="001E6CB9">
        <w:t xml:space="preserve"> difference between aspects of event meaning that relate to only part of the event (i.e.</w:t>
      </w:r>
      <w:r w:rsidR="00A27AD2" w:rsidRPr="001E6CB9">
        <w:t>,</w:t>
      </w:r>
      <w:r w:rsidRPr="001E6CB9">
        <w:t xml:space="preserve"> the constituents of the event</w:t>
      </w:r>
      <w:r w:rsidR="004E6118">
        <w:t xml:space="preserve"> – coaches, little leaguers, and baseballs</w:t>
      </w:r>
      <w:r w:rsidRPr="001E6CB9">
        <w:t>), and aspects of event meaning that relate to the event as a whole (i.e.</w:t>
      </w:r>
      <w:r w:rsidR="00A27AD2" w:rsidRPr="001E6CB9">
        <w:t>,</w:t>
      </w:r>
      <w:r w:rsidRPr="001E6CB9">
        <w:t xml:space="preserve"> emergent event meanings</w:t>
      </w:r>
      <w:r w:rsidR="004E6118">
        <w:t xml:space="preserve"> – successful transfer of possession</w:t>
      </w:r>
      <w:r w:rsidRPr="001E6CB9">
        <w:t xml:space="preserve">). Whereas coaches, little leaguers, and baseballs are involved in relatively few transfer events, whether or not a transfer was successful is relevant to </w:t>
      </w:r>
      <w:r w:rsidR="00A27AD2" w:rsidRPr="001E6CB9">
        <w:t>most</w:t>
      </w:r>
      <w:r w:rsidRPr="001E6CB9">
        <w:t xml:space="preserve"> </w:t>
      </w:r>
      <w:ins w:id="565" w:author="Nick Gruberg" w:date="2018-04-18T15:00:00Z">
        <w:r w:rsidR="00344261">
          <w:t xml:space="preserve">all </w:t>
        </w:r>
      </w:ins>
      <w:r w:rsidRPr="001E6CB9">
        <w:t xml:space="preserve">transfer events. Thus, because a speaker is likely to hear (and syntactically entrain) many more double object dative sentences that involve successful transfer of possession than double object sentences that express any particular </w:t>
      </w:r>
      <w:r w:rsidR="00A27AD2" w:rsidRPr="001E6CB9">
        <w:t>referent</w:t>
      </w:r>
      <w:r w:rsidRPr="001E6CB9">
        <w:t xml:space="preserve">, the association between the double object dative structure and successful transfer of possession (and other emergent event meanings) may be more readily </w:t>
      </w:r>
      <w:r w:rsidRPr="001E6CB9">
        <w:lastRenderedPageBreak/>
        <w:t>available to become strengthened through successive iterations (within a conversation and throughout the linguistic community).</w:t>
      </w:r>
    </w:p>
    <w:p w14:paraId="5EDD3D18" w14:textId="4E98BCDF" w:rsidR="00C10D47" w:rsidRDefault="00C10D47" w:rsidP="00C10D47">
      <w:pPr>
        <w:rPr>
          <w:ins w:id="566" w:author="Victor Ferreira" w:date="2018-04-17T17:20:00Z"/>
        </w:rPr>
      </w:pPr>
      <w:r w:rsidRPr="001E6CB9">
        <w:t>The demonstration that syntactic entrain</w:t>
      </w:r>
      <w:r w:rsidR="00797595" w:rsidRPr="001E6CB9">
        <w:t>ment is primarily</w:t>
      </w:r>
      <w:r w:rsidRPr="001E6CB9">
        <w:t xml:space="preserve"> partner</w:t>
      </w:r>
      <w:r w:rsidR="00C323CC" w:rsidRPr="001E6CB9">
        <w:t>-</w:t>
      </w:r>
      <w:r w:rsidRPr="001E6CB9">
        <w:t>ind</w:t>
      </w:r>
      <w:r w:rsidR="00C323CC" w:rsidRPr="001E6CB9">
        <w:t>e</w:t>
      </w:r>
      <w:r w:rsidRPr="001E6CB9">
        <w:t xml:space="preserve">pendent (Experiments 2 and 3) </w:t>
      </w:r>
      <w:del w:id="567" w:author="Victor Ferreira" w:date="2018-04-17T17:20:00Z">
        <w:r w:rsidRPr="001E6CB9" w:rsidDel="00361931">
          <w:delText>is crucial to</w:delText>
        </w:r>
      </w:del>
      <w:ins w:id="568" w:author="Victor Ferreira" w:date="2018-04-17T17:20:00Z">
        <w:r w:rsidR="00361931">
          <w:t>supports</w:t>
        </w:r>
      </w:ins>
      <w:r w:rsidRPr="001E6CB9">
        <w:t xml:space="preserve"> the foregoing account of syntactic structures becoming associated with emergent event meanings. The fact that speakers tend to repeat the association between event content and syntactic structures when speaking to new interlocutors means that these associations could spread</w:t>
      </w:r>
      <w:ins w:id="569" w:author="Victor Ferreira" w:date="2018-04-17T17:20:00Z">
        <w:r w:rsidR="00361931">
          <w:t xml:space="preserve"> efficiently</w:t>
        </w:r>
      </w:ins>
      <w:r w:rsidRPr="001E6CB9">
        <w:t xml:space="preserve"> from one partner to the next, in an ultimately open-ended manner throughout the linguistic community. This suggests that – to the extent that it has a functional purpose for language processing – the function of syntactic entrainment may be more specifically about </w:t>
      </w:r>
      <w:r w:rsidR="00797595" w:rsidRPr="001E6CB9">
        <w:t>calibrating</w:t>
      </w:r>
      <w:r w:rsidRPr="001E6CB9">
        <w:t xml:space="preserve"> the linguistic conventions of the entire linguistic community.</w:t>
      </w:r>
    </w:p>
    <w:p w14:paraId="5147BE9E" w14:textId="013BA4DF" w:rsidR="00361931" w:rsidRPr="001E6CB9" w:rsidRDefault="00361931" w:rsidP="003340B0">
      <w:ins w:id="570" w:author="Victor Ferreira" w:date="2018-04-17T17:21:00Z">
        <w:r>
          <w:t xml:space="preserve">The involvement of event-semantic features in syntactic entrainment, as suggested by Experiments 5 and 6, is relevant to the interpretation of entrainment as the mechanism by which we learn and tune the expression of </w:t>
        </w:r>
      </w:ins>
      <w:ins w:id="571" w:author="Victor Ferreira" w:date="2018-04-17T17:22:00Z">
        <w:r>
          <w:t>emergent</w:t>
        </w:r>
      </w:ins>
      <w:ins w:id="572" w:author="Victor Ferreira" w:date="2018-04-17T17:21:00Z">
        <w:r>
          <w:t xml:space="preserve"> properties. </w:t>
        </w:r>
      </w:ins>
      <w:ins w:id="573" w:author="Victor Ferreira" w:date="2018-04-17T17:37:00Z">
        <w:r w:rsidR="00E87CCD">
          <w:t xml:space="preserve"> Note that certain syntactic generalizations are constrained by event semantic categories.  </w:t>
        </w:r>
      </w:ins>
      <w:ins w:id="574" w:author="Victor Ferreira" w:date="2018-04-17T17:36:00Z">
        <w:r w:rsidR="00E87CCD" w:rsidRPr="00E87CCD">
          <w:t xml:space="preserve">For example, the </w:t>
        </w:r>
      </w:ins>
      <w:ins w:id="575" w:author="Victor Ferreira" w:date="2018-04-17T17:37:00Z">
        <w:r w:rsidR="00E87CCD">
          <w:t>event semantic category</w:t>
        </w:r>
      </w:ins>
      <w:ins w:id="576" w:author="Victor Ferreira" w:date="2018-04-17T17:36:00Z">
        <w:r w:rsidR="00E87CCD" w:rsidRPr="00E87CCD">
          <w:t xml:space="preserve"> that involve</w:t>
        </w:r>
      </w:ins>
      <w:ins w:id="577" w:author="Victor Ferreira" w:date="2018-04-17T17:37:00Z">
        <w:r w:rsidR="00E87CCD">
          <w:t>s</w:t>
        </w:r>
      </w:ins>
      <w:ins w:id="578" w:author="Victor Ferreira" w:date="2018-04-17T17:36:00Z">
        <w:r w:rsidR="00E87CCD">
          <w:t xml:space="preserve"> </w:t>
        </w:r>
        <w:r w:rsidR="00E87CCD" w:rsidRPr="00E87CCD">
          <w:t xml:space="preserve">continuous causation of accompanied motion (e.g., </w:t>
        </w:r>
      </w:ins>
      <w:ins w:id="579" w:author="Victor Ferreira" w:date="2018-04-17T17:40:00Z">
        <w:r w:rsidR="00506608">
          <w:rPr>
            <w:i/>
          </w:rPr>
          <w:t>pull</w:t>
        </w:r>
      </w:ins>
      <w:ins w:id="580" w:author="Victor Ferreira" w:date="2018-04-17T17:36:00Z">
        <w:r w:rsidR="00E87CCD">
          <w:t>) and</w:t>
        </w:r>
        <w:r w:rsidR="00E87CCD" w:rsidRPr="00E87CCD">
          <w:t xml:space="preserve"> </w:t>
        </w:r>
      </w:ins>
      <w:ins w:id="581" w:author="Victor Ferreira" w:date="2018-04-17T17:37:00Z">
        <w:r w:rsidR="00E87CCD">
          <w:t>causation of</w:t>
        </w:r>
      </w:ins>
      <w:ins w:id="582" w:author="Victor Ferreira" w:date="2018-04-17T17:38:00Z">
        <w:r w:rsidR="00E87CCD">
          <w:t xml:space="preserve"> ballistic motion</w:t>
        </w:r>
      </w:ins>
      <w:ins w:id="583" w:author="Victor Ferreira" w:date="2018-04-17T17:36:00Z">
        <w:r w:rsidR="00E87CCD" w:rsidRPr="00E87CCD">
          <w:t xml:space="preserve"> (e.g., </w:t>
        </w:r>
        <w:r w:rsidR="00E87CCD" w:rsidRPr="00E87CCD">
          <w:rPr>
            <w:i/>
            <w:rPrChange w:id="584" w:author="Victor Ferreira" w:date="2018-04-17T17:38:00Z">
              <w:rPr/>
            </w:rPrChange>
          </w:rPr>
          <w:t>throw</w:t>
        </w:r>
        <w:r w:rsidR="00E87CCD" w:rsidRPr="00E87CCD">
          <w:t xml:space="preserve">), at least in principle seem to be equally compatible with the transfer of possession meaning (though see </w:t>
        </w:r>
        <w:commentRangeStart w:id="585"/>
        <w:commentRangeStart w:id="586"/>
        <w:r w:rsidR="00E87CCD" w:rsidRPr="00E87CCD">
          <w:t>Pinker, 1989</w:t>
        </w:r>
      </w:ins>
      <w:commentRangeEnd w:id="585"/>
      <w:ins w:id="587" w:author="Victor Ferreira" w:date="2018-04-17T17:38:00Z">
        <w:r w:rsidR="00E87CCD">
          <w:rPr>
            <w:rStyle w:val="CommentReference"/>
          </w:rPr>
          <w:commentReference w:id="585"/>
        </w:r>
      </w:ins>
      <w:commentRangeEnd w:id="586"/>
      <w:r w:rsidR="00EA133D">
        <w:rPr>
          <w:rStyle w:val="CommentReference"/>
        </w:rPr>
        <w:commentReference w:id="586"/>
      </w:r>
      <w:ins w:id="588" w:author="Victor Ferreira" w:date="2018-04-17T17:36:00Z">
        <w:r w:rsidR="00E87CCD" w:rsidRPr="00E87CCD">
          <w:t>, for a diff</w:t>
        </w:r>
        <w:r w:rsidR="00506608">
          <w:t>erent view). However, only the throw</w:t>
        </w:r>
        <w:r w:rsidR="00E87CCD" w:rsidRPr="00E87CCD">
          <w:t>-type events permit the double object structure</w:t>
        </w:r>
      </w:ins>
      <w:ins w:id="589" w:author="Victor Ferreira" w:date="2018-04-17T17:39:00Z">
        <w:r w:rsidR="00506608">
          <w:t xml:space="preserve"> (“Max threw the </w:t>
        </w:r>
      </w:ins>
      <w:ins w:id="590" w:author="Victor Ferreira" w:date="2018-04-17T17:40:00Z">
        <w:r w:rsidR="00506608">
          <w:t>base</w:t>
        </w:r>
      </w:ins>
      <w:ins w:id="591" w:author="Victor Ferreira" w:date="2018-04-17T17:39:00Z">
        <w:r w:rsidR="00506608">
          <w:t xml:space="preserve">ball to Naomi” </w:t>
        </w:r>
      </w:ins>
      <w:ins w:id="592" w:author="Victor Ferreira" w:date="2018-04-17T17:45:00Z">
        <w:r w:rsidR="003340B0">
          <w:t>and</w:t>
        </w:r>
      </w:ins>
      <w:ins w:id="593" w:author="Victor Ferreira" w:date="2018-04-17T17:39:00Z">
        <w:r w:rsidR="00506608">
          <w:t xml:space="preserve"> “Max threw Naomi the </w:t>
        </w:r>
      </w:ins>
      <w:ins w:id="594" w:author="Victor Ferreira" w:date="2018-04-17T17:40:00Z">
        <w:r w:rsidR="00506608">
          <w:t>base</w:t>
        </w:r>
      </w:ins>
      <w:ins w:id="595" w:author="Victor Ferreira" w:date="2018-04-17T17:39:00Z">
        <w:r w:rsidR="00506608">
          <w:t>ball”)</w:t>
        </w:r>
      </w:ins>
      <w:ins w:id="596" w:author="Victor Ferreira" w:date="2018-04-17T17:38:00Z">
        <w:r w:rsidR="00506608">
          <w:t>;</w:t>
        </w:r>
      </w:ins>
      <w:ins w:id="597" w:author="Victor Ferreira" w:date="2018-04-17T17:36:00Z">
        <w:r w:rsidR="00E87CCD" w:rsidRPr="00E87CCD">
          <w:t xml:space="preserve"> </w:t>
        </w:r>
      </w:ins>
      <w:ins w:id="598" w:author="Victor Ferreira" w:date="2018-04-17T17:40:00Z">
        <w:r w:rsidR="00506608">
          <w:t>pull</w:t>
        </w:r>
      </w:ins>
      <w:ins w:id="599" w:author="Victor Ferreira" w:date="2018-04-17T17:38:00Z">
        <w:r w:rsidR="00506608">
          <w:t>-</w:t>
        </w:r>
      </w:ins>
      <w:ins w:id="600" w:author="Victor Ferreira" w:date="2018-04-17T17:36:00Z">
        <w:r w:rsidR="00E87CCD" w:rsidRPr="00E87CCD">
          <w:t>type events</w:t>
        </w:r>
      </w:ins>
      <w:ins w:id="601" w:author="Victor Ferreira" w:date="2018-04-17T17:38:00Z">
        <w:r w:rsidR="00506608">
          <w:t xml:space="preserve"> forbid double objects</w:t>
        </w:r>
      </w:ins>
      <w:ins w:id="602" w:author="Victor Ferreira" w:date="2018-04-17T17:39:00Z">
        <w:r w:rsidR="00506608">
          <w:t xml:space="preserve"> (“</w:t>
        </w:r>
        <w:commentRangeStart w:id="603"/>
        <w:r w:rsidR="00506608">
          <w:t xml:space="preserve">Max </w:t>
        </w:r>
      </w:ins>
      <w:ins w:id="604" w:author="Victor Ferreira" w:date="2018-04-17T17:40:00Z">
        <w:r w:rsidR="00506608">
          <w:t>pulled</w:t>
        </w:r>
      </w:ins>
      <w:ins w:id="605" w:author="Victor Ferreira" w:date="2018-04-17T17:39:00Z">
        <w:r w:rsidR="00506608">
          <w:t xml:space="preserve"> the </w:t>
        </w:r>
      </w:ins>
      <w:ins w:id="606" w:author="Victor Ferreira" w:date="2018-04-17T17:40:00Z">
        <w:del w:id="607" w:author="Nick Gruberg" w:date="2018-04-18T15:03:00Z">
          <w:r w:rsidR="00506608" w:rsidDel="00EA133D">
            <w:delText>base</w:delText>
          </w:r>
        </w:del>
      </w:ins>
      <w:ins w:id="608" w:author="Victor Ferreira" w:date="2018-04-17T17:39:00Z">
        <w:del w:id="609" w:author="Nick Gruberg" w:date="2018-04-18T15:03:00Z">
          <w:r w:rsidR="00506608" w:rsidDel="00EA133D">
            <w:delText>ball</w:delText>
          </w:r>
        </w:del>
      </w:ins>
      <w:ins w:id="610" w:author="Nick Gruberg" w:date="2018-04-18T15:03:00Z">
        <w:r w:rsidR="00EA133D">
          <w:t>box</w:t>
        </w:r>
      </w:ins>
      <w:ins w:id="611" w:author="Victor Ferreira" w:date="2018-04-17T17:39:00Z">
        <w:r w:rsidR="00506608">
          <w:t xml:space="preserve"> to Naomi,” but *</w:t>
        </w:r>
        <w:del w:id="612" w:author="Nick Gruberg" w:date="2018-04-18T15:02:00Z">
          <w:r w:rsidR="00506608" w:rsidDel="00EA133D">
            <w:delText>”</w:delText>
          </w:r>
        </w:del>
      </w:ins>
      <w:ins w:id="613" w:author="Nick Gruberg" w:date="2018-04-18T15:02:00Z">
        <w:r w:rsidR="00EA133D">
          <w:t>“</w:t>
        </w:r>
      </w:ins>
      <w:ins w:id="614" w:author="Victor Ferreira" w:date="2018-04-17T17:39:00Z">
        <w:r w:rsidR="00506608">
          <w:t xml:space="preserve">Max </w:t>
        </w:r>
      </w:ins>
      <w:ins w:id="615" w:author="Victor Ferreira" w:date="2018-04-17T17:40:00Z">
        <w:r w:rsidR="00506608">
          <w:t>pulled</w:t>
        </w:r>
      </w:ins>
      <w:ins w:id="616" w:author="Victor Ferreira" w:date="2018-04-17T17:39:00Z">
        <w:r w:rsidR="00506608">
          <w:t xml:space="preserve"> Naomi the </w:t>
        </w:r>
      </w:ins>
      <w:ins w:id="617" w:author="Victor Ferreira" w:date="2018-04-17T17:45:00Z">
        <w:del w:id="618" w:author="Nick Gruberg" w:date="2018-04-18T15:03:00Z">
          <w:r w:rsidR="003340B0" w:rsidDel="00EA133D">
            <w:delText>baseb</w:delText>
          </w:r>
        </w:del>
      </w:ins>
      <w:ins w:id="619" w:author="Victor Ferreira" w:date="2018-04-17T17:39:00Z">
        <w:del w:id="620" w:author="Nick Gruberg" w:date="2018-04-18T15:03:00Z">
          <w:r w:rsidR="00506608" w:rsidDel="00EA133D">
            <w:delText>all</w:delText>
          </w:r>
        </w:del>
      </w:ins>
      <w:ins w:id="621" w:author="Nick Gruberg" w:date="2018-04-18T15:03:00Z">
        <w:r w:rsidR="00EA133D">
          <w:t>box</w:t>
        </w:r>
      </w:ins>
      <w:commentRangeEnd w:id="603"/>
      <w:ins w:id="622" w:author="Nick Gruberg" w:date="2018-04-18T15:04:00Z">
        <w:r w:rsidR="00EA133D">
          <w:rPr>
            <w:rStyle w:val="CommentReference"/>
          </w:rPr>
          <w:commentReference w:id="603"/>
        </w:r>
      </w:ins>
      <w:ins w:id="623" w:author="Victor Ferreira" w:date="2018-04-17T17:40:00Z">
        <w:r w:rsidR="00506608">
          <w:t>”)</w:t>
        </w:r>
      </w:ins>
      <w:ins w:id="624" w:author="Victor Ferreira" w:date="2018-04-17T17:36:00Z">
        <w:r w:rsidR="00E87CCD" w:rsidRPr="00E87CCD">
          <w:t xml:space="preserve">. </w:t>
        </w:r>
      </w:ins>
      <w:ins w:id="625" w:author="Victor Ferreira" w:date="2018-04-17T17:40:00Z">
        <w:r w:rsidR="00506608">
          <w:t>If the account presented here is correct</w:t>
        </w:r>
      </w:ins>
      <w:ins w:id="626" w:author="Victor Ferreira" w:date="2018-04-17T17:36:00Z">
        <w:r w:rsidR="00E87CCD" w:rsidRPr="00E87CCD">
          <w:t xml:space="preserve">, syntactic restrictions </w:t>
        </w:r>
      </w:ins>
      <w:ins w:id="627" w:author="Victor Ferreira" w:date="2018-04-17T17:40:00Z">
        <w:r w:rsidR="00506608">
          <w:t>of this type</w:t>
        </w:r>
      </w:ins>
      <w:ins w:id="628" w:author="Victor Ferreira" w:date="2018-04-17T17:36:00Z">
        <w:r w:rsidR="00E87CCD" w:rsidRPr="00E87CCD">
          <w:t xml:space="preserve"> </w:t>
        </w:r>
      </w:ins>
      <w:ins w:id="629" w:author="Victor Ferreira" w:date="2018-04-17T17:41:00Z">
        <w:r w:rsidR="00506608">
          <w:t>come from</w:t>
        </w:r>
      </w:ins>
      <w:ins w:id="630" w:author="Victor Ferreira" w:date="2018-04-17T17:36:00Z">
        <w:r w:rsidR="00E87CCD" w:rsidRPr="00E87CCD">
          <w:t xml:space="preserve"> language users’ experience with </w:t>
        </w:r>
      </w:ins>
      <w:ins w:id="631" w:author="Victor Ferreira" w:date="2018-04-17T17:41:00Z">
        <w:r w:rsidR="00506608">
          <w:t>events from that</w:t>
        </w:r>
      </w:ins>
      <w:ins w:id="632" w:author="Victor Ferreira" w:date="2018-04-17T17:36:00Z">
        <w:r w:rsidR="00E87CCD" w:rsidRPr="00E87CCD">
          <w:t xml:space="preserve"> class.</w:t>
        </w:r>
      </w:ins>
      <w:ins w:id="633" w:author="Victor Ferreira" w:date="2018-04-17T17:47:00Z">
        <w:r w:rsidR="003340B0">
          <w:t xml:space="preserve">  In particular, if indeed the double object conveys the meaning of successful transfer of possession, then when an event indeed involves successful transfer of possession, the verb used to describe </w:t>
        </w:r>
        <w:r w:rsidR="003340B0">
          <w:lastRenderedPageBreak/>
          <w:t xml:space="preserve">that event is more likely to be used with the double object.  This implies that verbs that describe events that are more compatible with transfer of possession will be heard described with double objects more than verbs that describe events that are less compatible with transfer of possession. </w:t>
        </w:r>
      </w:ins>
      <w:ins w:id="634" w:author="Victor Ferreira" w:date="2018-04-17T17:36:00Z">
        <w:r w:rsidR="00E87CCD" w:rsidRPr="00E87CCD">
          <w:t xml:space="preserve"> </w:t>
        </w:r>
      </w:ins>
      <w:ins w:id="635" w:author="Victor Ferreira" w:date="2018-04-17T17:48:00Z">
        <w:r w:rsidR="003340B0">
          <w:t>Indeed, p</w:t>
        </w:r>
      </w:ins>
      <w:ins w:id="636" w:author="Victor Ferreira" w:date="2018-04-17T17:41:00Z">
        <w:r w:rsidR="00506608">
          <w:t>erhaps</w:t>
        </w:r>
      </w:ins>
      <w:ins w:id="637" w:author="Victor Ferreira" w:date="2018-04-17T17:36:00Z">
        <w:r w:rsidR="00506608">
          <w:t xml:space="preserve"> in actual language use, throw</w:t>
        </w:r>
        <w:r w:rsidR="00E87CCD" w:rsidRPr="00E87CCD">
          <w:t xml:space="preserve">-type events </w:t>
        </w:r>
      </w:ins>
      <w:ins w:id="638" w:author="Victor Ferreira" w:date="2018-04-17T17:41:00Z">
        <w:r w:rsidR="00506608">
          <w:t>are</w:t>
        </w:r>
      </w:ins>
      <w:ins w:id="639" w:author="Victor Ferreira" w:date="2018-04-17T17:36:00Z">
        <w:r w:rsidR="00E87CCD" w:rsidRPr="00E87CCD">
          <w:t xml:space="preserve"> more likely to invol</w:t>
        </w:r>
        <w:r w:rsidR="00506608">
          <w:t>ve transfer of possession than pull</w:t>
        </w:r>
        <w:r w:rsidR="00E87CCD" w:rsidRPr="00E87CCD">
          <w:t>-type events, which could explain the observed pattern of syntactic restrictions. For example</w:t>
        </w:r>
        <w:r w:rsidR="00506608">
          <w:t>, in our linguistic community, throw</w:t>
        </w:r>
        <w:r w:rsidR="00E87CCD" w:rsidRPr="00E87CCD">
          <w:t xml:space="preserve">-type events often involve </w:t>
        </w:r>
      </w:ins>
      <w:ins w:id="640" w:author="Victor Ferreira" w:date="2018-04-17T17:41:00Z">
        <w:r w:rsidR="00506608">
          <w:t>sports,</w:t>
        </w:r>
      </w:ins>
      <w:ins w:id="641" w:author="Victor Ferreira" w:date="2018-04-17T17:36:00Z">
        <w:r w:rsidR="00E87CCD" w:rsidRPr="00E87CCD">
          <w:t xml:space="preserve"> in which the aim of the action is often to transfer possession of a </w:t>
        </w:r>
        <w:r w:rsidR="00506608">
          <w:t>game ball to a teammate, as in</w:t>
        </w:r>
      </w:ins>
      <w:ins w:id="642" w:author="Victor Ferreira" w:date="2018-04-17T17:42:00Z">
        <w:r w:rsidR="00506608">
          <w:t xml:space="preserve"> “the pitcher tossed the catcher the ball</w:t>
        </w:r>
      </w:ins>
      <w:ins w:id="643" w:author="Victor Ferreira" w:date="2018-04-17T17:36:00Z">
        <w:r w:rsidR="00E87CCD" w:rsidRPr="00E87CCD">
          <w:t>,</w:t>
        </w:r>
      </w:ins>
      <w:ins w:id="644" w:author="Victor Ferreira" w:date="2018-04-17T17:42:00Z">
        <w:r w:rsidR="00506608">
          <w:t>”</w:t>
        </w:r>
      </w:ins>
      <w:ins w:id="645" w:author="Victor Ferreira" w:date="2018-04-17T17:36:00Z">
        <w:r w:rsidR="00506608">
          <w:t xml:space="preserve"> whereas pull</w:t>
        </w:r>
        <w:r w:rsidR="00E87CCD" w:rsidRPr="00E87CCD">
          <w:t xml:space="preserve">-type events may be more likely to involve movement of heavy objects, such as furniture, to different locations where they would remain, as in, “The </w:t>
        </w:r>
      </w:ins>
      <w:ins w:id="646" w:author="Victor Ferreira" w:date="2018-04-17T17:42:00Z">
        <w:r w:rsidR="003340B0">
          <w:t>mover</w:t>
        </w:r>
      </w:ins>
      <w:ins w:id="647" w:author="Victor Ferreira" w:date="2018-04-17T17:36:00Z">
        <w:r w:rsidR="00E87CCD" w:rsidRPr="00E87CCD">
          <w:t xml:space="preserve"> pulled the large sofa to the living room.” Thus, according to the curren</w:t>
        </w:r>
        <w:r w:rsidR="003340B0">
          <w:t>t account, we would expect the pull</w:t>
        </w:r>
        <w:r w:rsidR="00E87CCD" w:rsidRPr="00E87CCD">
          <w:t xml:space="preserve">-type events to </w:t>
        </w:r>
      </w:ins>
      <w:ins w:id="648" w:author="Victor Ferreira" w:date="2018-04-17T17:49:00Z">
        <w:r w:rsidR="003340B0">
          <w:t xml:space="preserve">be </w:t>
        </w:r>
      </w:ins>
      <w:ins w:id="649" w:author="Victor Ferreira" w:date="2018-04-17T17:48:00Z">
        <w:r w:rsidR="003340B0">
          <w:t>less</w:t>
        </w:r>
      </w:ins>
      <w:ins w:id="650" w:author="Victor Ferreira" w:date="2018-04-17T17:36:00Z">
        <w:r w:rsidR="00E87CCD" w:rsidRPr="00E87CCD">
          <w:t xml:space="preserve"> likely to </w:t>
        </w:r>
      </w:ins>
      <w:ins w:id="651" w:author="Victor Ferreira" w:date="2018-04-17T17:49:00Z">
        <w:r w:rsidR="003340B0">
          <w:t>be described using a</w:t>
        </w:r>
      </w:ins>
      <w:ins w:id="652" w:author="Victor Ferreira" w:date="2018-04-17T17:36:00Z">
        <w:r w:rsidR="00E87CCD" w:rsidRPr="00E87CCD">
          <w:t xml:space="preserve"> double object dative,</w:t>
        </w:r>
      </w:ins>
      <w:ins w:id="653" w:author="Victor Ferreira" w:date="2018-04-17T17:49:00Z">
        <w:r w:rsidR="003340B0">
          <w:t xml:space="preserve"> which may lead to a restriction on the usage of the double object with such events –</w:t>
        </w:r>
      </w:ins>
      <w:ins w:id="654" w:author="Victor Ferreira" w:date="2018-04-17T17:36:00Z">
        <w:r w:rsidR="00E87CCD" w:rsidRPr="00E87CCD">
          <w:t xml:space="preserve"> which is what we observe in English. (One might speculate that if we lived in a very- high gravity environment – where we would be more likely to transfer possession through the continuous causation of motion than through ballistic motion – verbs like “push” and “pull” might permit the double-object construction, whereas verbs like “throw</w:t>
        </w:r>
      </w:ins>
      <w:ins w:id="655" w:author="Victor Ferreira" w:date="2018-04-17T17:43:00Z">
        <w:r w:rsidR="003340B0">
          <w:t>”</w:t>
        </w:r>
      </w:ins>
      <w:ins w:id="656" w:author="Victor Ferreira" w:date="2018-04-17T17:36:00Z">
        <w:r w:rsidR="00E87CCD" w:rsidRPr="00E87CCD">
          <w:t xml:space="preserve"> and </w:t>
        </w:r>
      </w:ins>
      <w:ins w:id="657" w:author="Victor Ferreira" w:date="2018-04-17T17:43:00Z">
        <w:r w:rsidR="003340B0">
          <w:t>“</w:t>
        </w:r>
      </w:ins>
      <w:ins w:id="658" w:author="Victor Ferreira" w:date="2018-04-17T17:36:00Z">
        <w:r w:rsidR="00E87CCD" w:rsidRPr="00E87CCD">
          <w:t xml:space="preserve">kick” might restrict the construction.) </w:t>
        </w:r>
      </w:ins>
    </w:p>
    <w:p w14:paraId="687D9C9B" w14:textId="1C9EC20A" w:rsidR="00C10D47" w:rsidRPr="001E6CB9" w:rsidDel="00361931" w:rsidRDefault="00C10D47" w:rsidP="00C10D47">
      <w:pPr>
        <w:rPr>
          <w:del w:id="659" w:author="Victor Ferreira" w:date="2018-04-17T17:20:00Z"/>
        </w:rPr>
      </w:pPr>
      <w:commentRangeStart w:id="660"/>
      <w:del w:id="661" w:author="Victor Ferreira" w:date="2018-04-17T17:20:00Z">
        <w:r w:rsidRPr="001E6CB9" w:rsidDel="00361931">
          <w:delText>Although the current results are compatible with th</w:delText>
        </w:r>
        <w:r w:rsidR="00326753" w:rsidDel="00361931">
          <w:delText xml:space="preserve">is </w:delText>
        </w:r>
        <w:r w:rsidRPr="001E6CB9" w:rsidDel="00361931">
          <w:delText xml:space="preserve">interpretation of syntactic entrainment leading to associations between syntactic structures and emergent event features, it is possible that our demonstration of syntactic entrainment does not actually involve the event itself per se. </w:delText>
        </w:r>
        <w:r w:rsidR="00AD10B2" w:rsidDel="00361931">
          <w:delText>For example, a</w:delText>
        </w:r>
        <w:r w:rsidRPr="001E6CB9" w:rsidDel="00361931">
          <w:delText>nother possible interpretation is that subjects formed an association between syntactic structures and the low</w:delText>
        </w:r>
        <w:r w:rsidR="00326753" w:rsidDel="00361931">
          <w:delText>-</w:delText>
        </w:r>
        <w:r w:rsidRPr="001E6CB9" w:rsidDel="00361931">
          <w:delText xml:space="preserve">level visual features of the pictures depicting those events. In </w:delText>
        </w:r>
        <w:r w:rsidR="00C323CC" w:rsidRPr="001E6CB9" w:rsidDel="00361931">
          <w:delText>ongoing research</w:delText>
        </w:r>
        <w:r w:rsidRPr="001E6CB9" w:rsidDel="00361931">
          <w:delText>, we</w:delText>
        </w:r>
        <w:r w:rsidR="00326753" w:rsidDel="00361931">
          <w:delText xml:space="preserve"> are</w:delText>
        </w:r>
        <w:r w:rsidRPr="001E6CB9" w:rsidDel="00361931">
          <w:delText xml:space="preserve"> investigat</w:delText>
        </w:r>
        <w:r w:rsidR="00326753" w:rsidDel="00361931">
          <w:delText>ing</w:delText>
        </w:r>
        <w:r w:rsidRPr="001E6CB9" w:rsidDel="00361931">
          <w:delText xml:space="preserve"> specifically whether memory for the picture itself drives the syntactic entrainment effect, or whether the effect is driven by an association with more abstract features of the event (esp</w:delText>
        </w:r>
        <w:r w:rsidR="00C323CC" w:rsidRPr="001E6CB9" w:rsidDel="00361931">
          <w:delText>ecially</w:delText>
        </w:r>
        <w:r w:rsidRPr="001E6CB9" w:rsidDel="00361931">
          <w:delText xml:space="preserve"> emergent event features). </w:delText>
        </w:r>
        <w:r w:rsidR="00C323CC" w:rsidRPr="001E6CB9" w:rsidDel="00361931">
          <w:delText xml:space="preserve">This </w:delText>
        </w:r>
        <w:r w:rsidRPr="001E6CB9" w:rsidDel="00361931">
          <w:delText>research is ultimately aimed at discovering how these associations between event types (with common event semantic features) and particular syntactic structures come to be part of language.</w:delText>
        </w:r>
      </w:del>
    </w:p>
    <w:p w14:paraId="35EDDB33" w14:textId="6AE6D3DD" w:rsidR="00C10D47" w:rsidRPr="001E6CB9" w:rsidDel="0085780B" w:rsidRDefault="00C10D47" w:rsidP="004806D6">
      <w:pPr>
        <w:ind w:firstLine="0"/>
        <w:outlineLvl w:val="0"/>
        <w:rPr>
          <w:del w:id="662" w:author="Nick Gruberg" w:date="2018-04-18T15:45:00Z"/>
        </w:rPr>
      </w:pPr>
      <w:del w:id="663" w:author="Nick Gruberg" w:date="2018-04-18T15:45:00Z">
        <w:r w:rsidRPr="001E6CB9" w:rsidDel="0085780B">
          <w:rPr>
            <w:b/>
            <w:bCs/>
          </w:rPr>
          <w:delText>Partner</w:delText>
        </w:r>
        <w:r w:rsidR="00326753" w:rsidDel="0085780B">
          <w:rPr>
            <w:b/>
            <w:bCs/>
          </w:rPr>
          <w:delText>-</w:delText>
        </w:r>
        <w:r w:rsidRPr="001E6CB9" w:rsidDel="0085780B">
          <w:rPr>
            <w:b/>
            <w:bCs/>
          </w:rPr>
          <w:delText>specificity in syntactic entrainment</w:delText>
        </w:r>
      </w:del>
    </w:p>
    <w:p w14:paraId="00FEF4CB" w14:textId="2E28BA2C" w:rsidR="00C10D47" w:rsidRPr="001E6CB9" w:rsidDel="0085780B" w:rsidRDefault="00C10D47" w:rsidP="00C10D47">
      <w:pPr>
        <w:rPr>
          <w:del w:id="664" w:author="Nick Gruberg" w:date="2018-04-18T15:45:00Z"/>
        </w:rPr>
      </w:pPr>
      <w:del w:id="665" w:author="Nick Gruberg" w:date="2018-04-18T15:45:00Z">
        <w:r w:rsidRPr="001E6CB9" w:rsidDel="0085780B">
          <w:delText xml:space="preserve">Although </w:delText>
        </w:r>
        <w:r w:rsidRPr="001E6CB9" w:rsidDel="0085780B">
          <w:rPr>
            <w:shd w:val="clear" w:color="auto" w:fill="FFFFFF"/>
          </w:rPr>
          <w:delText>syntactic entrainment appears to be largely a partner-</w:delText>
        </w:r>
        <w:r w:rsidR="00D650FA" w:rsidDel="0085780B">
          <w:rPr>
            <w:shd w:val="clear" w:color="auto" w:fill="FFFFFF"/>
          </w:rPr>
          <w:delText>independent</w:delText>
        </w:r>
        <w:r w:rsidR="00D650FA" w:rsidRPr="001E6CB9" w:rsidDel="0085780B">
          <w:rPr>
            <w:shd w:val="clear" w:color="auto" w:fill="FFFFFF"/>
          </w:rPr>
          <w:delText xml:space="preserve"> </w:delText>
        </w:r>
        <w:r w:rsidRPr="001E6CB9" w:rsidDel="0085780B">
          <w:rPr>
            <w:shd w:val="clear" w:color="auto" w:fill="FFFFFF"/>
          </w:rPr>
          <w:delText xml:space="preserve">effect, </w:delText>
        </w:r>
        <w:r w:rsidR="00D650FA" w:rsidDel="0085780B">
          <w:rPr>
            <w:shd w:val="clear" w:color="auto" w:fill="FFFFFF"/>
          </w:rPr>
          <w:delText>a</w:delText>
        </w:r>
        <w:r w:rsidR="00D650FA" w:rsidRPr="001E6CB9" w:rsidDel="0085780B">
          <w:rPr>
            <w:shd w:val="clear" w:color="auto" w:fill="FFFFFF"/>
          </w:rPr>
          <w:delText xml:space="preserve"> </w:delText>
        </w:r>
        <w:r w:rsidRPr="001E6CB9" w:rsidDel="0085780B">
          <w:rPr>
            <w:shd w:val="clear" w:color="auto" w:fill="FFFFFF"/>
          </w:rPr>
          <w:delText>small but reliable partner</w:delText>
        </w:r>
        <w:r w:rsidR="00326753" w:rsidDel="0085780B">
          <w:rPr>
            <w:shd w:val="clear" w:color="auto" w:fill="FFFFFF"/>
          </w:rPr>
          <w:delText>-</w:delText>
        </w:r>
        <w:r w:rsidRPr="001E6CB9" w:rsidDel="0085780B">
          <w:rPr>
            <w:shd w:val="clear" w:color="auto" w:fill="FFFFFF"/>
          </w:rPr>
          <w:delText xml:space="preserve">specific effect </w:delText>
        </w:r>
        <w:r w:rsidR="00D650FA" w:rsidDel="0085780B">
          <w:rPr>
            <w:shd w:val="clear" w:color="auto" w:fill="FFFFFF"/>
          </w:rPr>
          <w:delText xml:space="preserve">was </w:delText>
        </w:r>
        <w:r w:rsidRPr="001E6CB9" w:rsidDel="0085780B">
          <w:rPr>
            <w:shd w:val="clear" w:color="auto" w:fill="FFFFFF"/>
          </w:rPr>
          <w:delText xml:space="preserve">observed in Experiment 3. Specifically, in Experiment 3, we found that speakers were </w:delText>
        </w:r>
        <w:r w:rsidR="0064612D" w:rsidRPr="001E6CB9" w:rsidDel="0085780B">
          <w:rPr>
            <w:shd w:val="clear" w:color="auto" w:fill="FFFFFF"/>
          </w:rPr>
          <w:delText>5.4</w:delText>
        </w:r>
        <w:r w:rsidRPr="001E6CB9" w:rsidDel="0085780B">
          <w:rPr>
            <w:shd w:val="clear" w:color="auto" w:fill="FFFFFF"/>
          </w:rPr>
          <w:delText>% more likely to repeat syntactic structures when speak</w:delText>
        </w:r>
        <w:r w:rsidR="0064612D" w:rsidRPr="001E6CB9" w:rsidDel="0085780B">
          <w:rPr>
            <w:shd w:val="clear" w:color="auto" w:fill="FFFFFF"/>
          </w:rPr>
          <w:delText>ing to the same experimenter (25.8</w:delText>
        </w:r>
        <w:r w:rsidRPr="001E6CB9" w:rsidDel="0085780B">
          <w:rPr>
            <w:shd w:val="clear" w:color="auto" w:fill="FFFFFF"/>
          </w:rPr>
          <w:delText>% effect) than when speaking to a different experimenter (20</w:delText>
        </w:r>
        <w:r w:rsidR="0064612D" w:rsidRPr="001E6CB9" w:rsidDel="0085780B">
          <w:rPr>
            <w:shd w:val="clear" w:color="auto" w:fill="FFFFFF"/>
          </w:rPr>
          <w:delText>.4</w:delText>
        </w:r>
        <w:r w:rsidRPr="001E6CB9" w:rsidDel="0085780B">
          <w:rPr>
            <w:shd w:val="clear" w:color="auto" w:fill="FFFFFF"/>
          </w:rPr>
          <w:delText>% effect). Though the difference between the two conditions was small compared to the overall syntactic entrainment effect, it was statistically significant, and may indicate another process at work. One possibility is that this difference is due to lexical entrainment. In previous demonstrations of lexical entrainment,</w:delText>
        </w:r>
        <w:r w:rsidR="00D53F18" w:rsidRPr="001E6CB9" w:rsidDel="0085780B">
          <w:rPr>
            <w:shd w:val="clear" w:color="auto" w:fill="FFFFFF"/>
          </w:rPr>
          <w:delText xml:space="preserve"> subjects were given at least four </w:delText>
        </w:r>
        <w:r w:rsidRPr="001E6CB9" w:rsidDel="0085780B">
          <w:rPr>
            <w:shd w:val="clear" w:color="auto" w:fill="FFFFFF"/>
          </w:rPr>
          <w:delText>exposures</w:delText>
        </w:r>
        <w:r w:rsidR="0095425F" w:rsidRPr="001E6CB9" w:rsidDel="0085780B">
          <w:rPr>
            <w:shd w:val="clear" w:color="auto" w:fill="FFFFFF"/>
          </w:rPr>
          <w:delText xml:space="preserve"> to referents </w:delText>
        </w:r>
        <w:r w:rsidRPr="001E6CB9" w:rsidDel="0085780B">
          <w:rPr>
            <w:shd w:val="clear" w:color="auto" w:fill="FFFFFF"/>
          </w:rPr>
          <w:delText>(Metzing and Brennan, 2003; Brennan and Clark, 1996). Thus, lexical entrainment may have operated in Experiment 3 – where subjects were given four exposures to each prime sentence</w:delText>
        </w:r>
        <w:r w:rsidR="00C323CC" w:rsidRPr="001E6CB9" w:rsidDel="0085780B">
          <w:rPr>
            <w:shd w:val="clear" w:color="auto" w:fill="FFFFFF"/>
          </w:rPr>
          <w:delText xml:space="preserve"> (each of which had the same lexical content as well as syntactic structure)</w:delText>
        </w:r>
        <w:r w:rsidRPr="001E6CB9" w:rsidDel="0085780B">
          <w:rPr>
            <w:shd w:val="clear" w:color="auto" w:fill="FFFFFF"/>
          </w:rPr>
          <w:delText>, but not in Experiments 1 and 2 – where subjects were given only one exposure to each prime sentence. The presence of lexical entrainment may have made it more likely that subjects repeated sentences verbatim, or that they repeated function words that could uniquely determine their choice of syntactic structure in target sentences. However, a post hoc analysis revealed no difference in the degree of lexical repetition in the same versus different experimenter condition</w:delText>
        </w:r>
        <w:r w:rsidR="006119CA" w:rsidDel="0085780B">
          <w:rPr>
            <w:shd w:val="clear" w:color="auto" w:fill="FFFFFF"/>
          </w:rPr>
          <w:delText xml:space="preserve">. In Experiment 2 subjects repeated </w:delText>
        </w:r>
        <w:r w:rsidR="00E162D9" w:rsidDel="0085780B">
          <w:rPr>
            <w:shd w:val="clear" w:color="auto" w:fill="FFFFFF"/>
          </w:rPr>
          <w:delText>the same proportion (</w:delText>
        </w:r>
        <w:r w:rsidR="006119CA" w:rsidDel="0085780B">
          <w:rPr>
            <w:shd w:val="clear" w:color="auto" w:fill="FFFFFF"/>
          </w:rPr>
          <w:delText>76.6%</w:delText>
        </w:r>
        <w:r w:rsidR="00E162D9" w:rsidDel="0085780B">
          <w:rPr>
            <w:shd w:val="clear" w:color="auto" w:fill="FFFFFF"/>
          </w:rPr>
          <w:delText>)</w:delText>
        </w:r>
        <w:r w:rsidR="006119CA" w:rsidDel="0085780B">
          <w:rPr>
            <w:shd w:val="clear" w:color="auto" w:fill="FFFFFF"/>
          </w:rPr>
          <w:delText xml:space="preserve"> of content words (i.e. nouns, verbs, and adjectives) </w:delText>
        </w:r>
        <w:r w:rsidR="005F53B3" w:rsidDel="0085780B">
          <w:rPr>
            <w:shd w:val="clear" w:color="auto" w:fill="FFFFFF"/>
          </w:rPr>
          <w:delText>both when</w:delText>
        </w:r>
        <w:r w:rsidR="006119CA" w:rsidDel="0085780B">
          <w:rPr>
            <w:shd w:val="clear" w:color="auto" w:fill="FFFFFF"/>
          </w:rPr>
          <w:delText xml:space="preserve"> speaking to the same </w:delText>
        </w:r>
        <w:r w:rsidR="00C04DEA" w:rsidDel="0085780B">
          <w:rPr>
            <w:shd w:val="clear" w:color="auto" w:fill="FFFFFF"/>
          </w:rPr>
          <w:delText xml:space="preserve">experimenter who described the pictures initially, </w:delText>
        </w:r>
        <w:r w:rsidR="006119CA" w:rsidDel="0085780B">
          <w:rPr>
            <w:shd w:val="clear" w:color="auto" w:fill="FFFFFF"/>
          </w:rPr>
          <w:delText xml:space="preserve">or </w:delText>
        </w:r>
        <w:r w:rsidR="00C04DEA" w:rsidDel="0085780B">
          <w:rPr>
            <w:shd w:val="clear" w:color="auto" w:fill="FFFFFF"/>
          </w:rPr>
          <w:delText xml:space="preserve">to </w:delText>
        </w:r>
        <w:r w:rsidR="006119CA" w:rsidDel="0085780B">
          <w:rPr>
            <w:shd w:val="clear" w:color="auto" w:fill="FFFFFF"/>
          </w:rPr>
          <w:delText>a different experimenter. In Experiment 3 subject</w:delText>
        </w:r>
        <w:r w:rsidR="00C04DEA" w:rsidDel="0085780B">
          <w:rPr>
            <w:shd w:val="clear" w:color="auto" w:fill="FFFFFF"/>
          </w:rPr>
          <w:delText>s</w:delText>
        </w:r>
        <w:r w:rsidR="006119CA" w:rsidDel="0085780B">
          <w:rPr>
            <w:shd w:val="clear" w:color="auto" w:fill="FFFFFF"/>
          </w:rPr>
          <w:delText xml:space="preserve"> repeated </w:delText>
        </w:r>
        <w:r w:rsidR="00C04DEA" w:rsidDel="0085780B">
          <w:rPr>
            <w:shd w:val="clear" w:color="auto" w:fill="FFFFFF"/>
          </w:rPr>
          <w:delText>82.0% of content words when speaking to the same experimenter, and 83.2% of content words when speaking to a different experimenter.</w:delText>
        </w:r>
        <w:r w:rsidRPr="001E6CB9" w:rsidDel="0085780B">
          <w:rPr>
            <w:shd w:val="clear" w:color="auto" w:fill="FFFFFF"/>
          </w:rPr>
          <w:delText xml:space="preserve"> Thus, we have no evidence that lexical entrainment was responsible for the greater </w:delText>
        </w:r>
        <w:r w:rsidR="002F5ECB" w:rsidDel="0085780B">
          <w:rPr>
            <w:shd w:val="clear" w:color="auto" w:fill="FFFFFF"/>
          </w:rPr>
          <w:delText xml:space="preserve">syntactic </w:delText>
        </w:r>
        <w:r w:rsidRPr="001E6CB9" w:rsidDel="0085780B">
          <w:rPr>
            <w:shd w:val="clear" w:color="auto" w:fill="FFFFFF"/>
          </w:rPr>
          <w:delText>entrainment for the same experimenter compared with the different experimenter condition that was observed in Experiment 3.</w:delText>
        </w:r>
      </w:del>
    </w:p>
    <w:p w14:paraId="5001CB3D" w14:textId="7B0346CC" w:rsidR="00C10D47" w:rsidDel="0085780B" w:rsidRDefault="00C10D47" w:rsidP="004806D6">
      <w:pPr>
        <w:rPr>
          <w:del w:id="666" w:author="Nick Gruberg" w:date="2018-04-18T15:45:00Z"/>
          <w:shd w:val="clear" w:color="auto" w:fill="FFFFFF"/>
        </w:rPr>
      </w:pPr>
      <w:del w:id="667" w:author="Nick Gruberg" w:date="2018-04-18T15:45:00Z">
        <w:r w:rsidRPr="001E6CB9" w:rsidDel="0085780B">
          <w:rPr>
            <w:shd w:val="clear" w:color="auto" w:fill="FFFFFF"/>
          </w:rPr>
          <w:delText>Another way to explain the partner specificity in our final experiment is that subjects form something like a conceptual pact for the meanings expressed by syntactic structures. Brennan and Clark (1996) describe</w:delText>
        </w:r>
        <w:r w:rsidR="00326753" w:rsidDel="0085780B">
          <w:rPr>
            <w:shd w:val="clear" w:color="auto" w:fill="FFFFFF"/>
          </w:rPr>
          <w:delText>d</w:delText>
        </w:r>
        <w:r w:rsidRPr="001E6CB9" w:rsidDel="0085780B">
          <w:rPr>
            <w:shd w:val="clear" w:color="auto" w:fill="FFFFFF"/>
          </w:rPr>
          <w:delText xml:space="preserve"> conceptual pacts as agreements between interlocutors about how they are to refer to objects under discussion in the context of a conversation. </w:delText>
        </w:r>
        <w:r w:rsidR="00C323CC" w:rsidRPr="001E6CB9" w:rsidDel="0085780B">
          <w:rPr>
            <w:shd w:val="clear" w:color="auto" w:fill="FFFFFF"/>
          </w:rPr>
          <w:delText>They</w:delText>
        </w:r>
        <w:r w:rsidRPr="001E6CB9" w:rsidDel="0085780B">
          <w:rPr>
            <w:shd w:val="clear" w:color="auto" w:fill="FFFFFF"/>
          </w:rPr>
          <w:delText xml:space="preserve"> argue that these agreements involve particular conceptualizations of the objects under discussion. For example, although </w:delText>
        </w:r>
        <w:r w:rsidRPr="001E6CB9" w:rsidDel="0085780B">
          <w:rPr>
            <w:i/>
            <w:iCs/>
            <w:shd w:val="clear" w:color="auto" w:fill="FFFFFF"/>
          </w:rPr>
          <w:delText>couch</w:delText>
        </w:r>
        <w:r w:rsidRPr="001E6CB9" w:rsidDel="0085780B">
          <w:rPr>
            <w:shd w:val="clear" w:color="auto" w:fill="FFFFFF"/>
          </w:rPr>
          <w:delText xml:space="preserve"> and </w:delText>
        </w:r>
        <w:r w:rsidRPr="001E6CB9" w:rsidDel="0085780B">
          <w:rPr>
            <w:i/>
            <w:iCs/>
            <w:shd w:val="clear" w:color="auto" w:fill="FFFFFF"/>
          </w:rPr>
          <w:delText>divan</w:delText>
        </w:r>
        <w:r w:rsidRPr="001E6CB9" w:rsidDel="0085780B">
          <w:rPr>
            <w:shd w:val="clear" w:color="auto" w:fill="FFFFFF"/>
          </w:rPr>
          <w:delText xml:space="preserve"> may both be used to refer to many of the same items of furniture, they convey slightly different meanings, which may be more or less appropriate depending on what aspects of the object are deemed important by the conversational partners. If in fact syntactic structures convey emergent event meanings, it is possible that the partner</w:delText>
        </w:r>
        <w:r w:rsidR="00356A74" w:rsidDel="0085780B">
          <w:rPr>
            <w:shd w:val="clear" w:color="auto" w:fill="FFFFFF"/>
          </w:rPr>
          <w:delText>-</w:delText>
        </w:r>
        <w:r w:rsidRPr="001E6CB9" w:rsidDel="0085780B">
          <w:rPr>
            <w:shd w:val="clear" w:color="auto" w:fill="FFFFFF"/>
          </w:rPr>
          <w:delText>specific effect observed in Experiment 3 was due to a similar agreement between conversational partners about what emergent event meaning (i.e.</w:delText>
        </w:r>
        <w:r w:rsidR="00AA773D" w:rsidDel="0085780B">
          <w:rPr>
            <w:shd w:val="clear" w:color="auto" w:fill="FFFFFF"/>
          </w:rPr>
          <w:delText>,</w:delText>
        </w:r>
        <w:r w:rsidRPr="001E6CB9" w:rsidDel="0085780B">
          <w:rPr>
            <w:shd w:val="clear" w:color="auto" w:fill="FFFFFF"/>
          </w:rPr>
          <w:delText xml:space="preserve"> what syntactic structure) ought to be used to describe </w:delText>
        </w:r>
        <w:r w:rsidR="00277ADA" w:rsidRPr="001E6CB9" w:rsidDel="0085780B">
          <w:rPr>
            <w:shd w:val="clear" w:color="auto" w:fill="FFFFFF"/>
          </w:rPr>
          <w:delText xml:space="preserve">a </w:delText>
        </w:r>
        <w:r w:rsidRPr="001E6CB9" w:rsidDel="0085780B">
          <w:rPr>
            <w:shd w:val="clear" w:color="auto" w:fill="FFFFFF"/>
          </w:rPr>
          <w:delText xml:space="preserve">specific event. For example, if the subject observed the experimenter consistently referring to a particular event depiction with the double object dative, </w:delText>
        </w:r>
        <w:r w:rsidR="00C323CC" w:rsidRPr="001E6CB9" w:rsidDel="0085780B">
          <w:rPr>
            <w:shd w:val="clear" w:color="auto" w:fill="FFFFFF"/>
          </w:rPr>
          <w:delText>she or he might</w:delText>
        </w:r>
        <w:r w:rsidRPr="001E6CB9" w:rsidDel="0085780B">
          <w:rPr>
            <w:shd w:val="clear" w:color="auto" w:fill="FFFFFF"/>
          </w:rPr>
          <w:delText xml:space="preserve"> assume that the experimenter consider</w:delText>
        </w:r>
        <w:r w:rsidR="00277ADA" w:rsidRPr="001E6CB9" w:rsidDel="0085780B">
          <w:rPr>
            <w:shd w:val="clear" w:color="auto" w:fill="FFFFFF"/>
          </w:rPr>
          <w:delText>ed</w:delText>
        </w:r>
        <w:r w:rsidRPr="001E6CB9" w:rsidDel="0085780B">
          <w:rPr>
            <w:shd w:val="clear" w:color="auto" w:fill="FFFFFF"/>
          </w:rPr>
          <w:delText xml:space="preserve"> the successful transfer of possession meaning to be important to the conceptualization of </w:delText>
        </w:r>
        <w:r w:rsidR="00F94A04" w:rsidRPr="001E6CB9" w:rsidDel="0085780B">
          <w:rPr>
            <w:shd w:val="clear" w:color="auto" w:fill="FFFFFF"/>
          </w:rPr>
          <w:delText>that scene depiction</w:delText>
        </w:r>
        <w:r w:rsidRPr="001E6CB9" w:rsidDel="0085780B">
          <w:rPr>
            <w:shd w:val="clear" w:color="auto" w:fill="FFFFFF"/>
          </w:rPr>
          <w:delText>. And so, the subject may be relatively more likely to use the double object to describe that event in subsequent utterances when speaking to the same experimenter with whom they formed the conceptual pact, than when speaking to a</w:delText>
        </w:r>
        <w:r w:rsidR="00F94A04" w:rsidRPr="001E6CB9" w:rsidDel="0085780B">
          <w:rPr>
            <w:shd w:val="clear" w:color="auto" w:fill="FFFFFF"/>
          </w:rPr>
          <w:delText xml:space="preserve"> new </w:delText>
        </w:r>
        <w:r w:rsidRPr="001E6CB9" w:rsidDel="0085780B">
          <w:rPr>
            <w:shd w:val="clear" w:color="auto" w:fill="FFFFFF"/>
          </w:rPr>
          <w:delText>experimenter. The fact that the partner</w:delText>
        </w:r>
        <w:r w:rsidR="00C323CC" w:rsidRPr="001E6CB9" w:rsidDel="0085780B">
          <w:rPr>
            <w:shd w:val="clear" w:color="auto" w:fill="FFFFFF"/>
          </w:rPr>
          <w:delText>-</w:delText>
        </w:r>
        <w:r w:rsidRPr="001E6CB9" w:rsidDel="0085780B">
          <w:rPr>
            <w:shd w:val="clear" w:color="auto" w:fill="FFFFFF"/>
          </w:rPr>
          <w:delText>specific effect in syntactic entrainment is relatively small when compared to that of lexical entrainment may be due to the fact that emergent event meanings are a comparatively small part of what syntactic structures convey. That is, syntactic structures primarily express relational information (who did what to whom in the sentence), and emergent event meanings can be seen as a somewhat secondary function. Meanwhile, lexical items convey comparatively less relational information, and the expression of conceptual meaning can be seen as their primary expressive role in language.</w:delText>
        </w:r>
      </w:del>
    </w:p>
    <w:p w14:paraId="6FDEC58A" w14:textId="6B3A9389" w:rsidR="00A21FA1" w:rsidRPr="00A21FA1" w:rsidDel="0085780B" w:rsidRDefault="00A21FA1" w:rsidP="004806D6">
      <w:pPr>
        <w:rPr>
          <w:del w:id="668" w:author="Nick Gruberg" w:date="2018-04-18T15:45:00Z"/>
          <w:shd w:val="clear" w:color="auto" w:fill="FFFFFF"/>
        </w:rPr>
      </w:pPr>
      <w:del w:id="669" w:author="Nick Gruberg" w:date="2018-04-18T15:45:00Z">
        <w:r w:rsidDel="0085780B">
          <w:rPr>
            <w:shd w:val="clear" w:color="auto" w:fill="FFFFFF"/>
          </w:rPr>
          <w:delText>A final possibility is that</w:delText>
        </w:r>
        <w:r w:rsidR="00852CCB" w:rsidDel="0085780B">
          <w:rPr>
            <w:shd w:val="clear" w:color="auto" w:fill="FFFFFF"/>
          </w:rPr>
          <w:delText xml:space="preserve"> the partner-</w:delText>
        </w:r>
        <w:r w:rsidDel="0085780B">
          <w:rPr>
            <w:shd w:val="clear" w:color="auto" w:fill="FFFFFF"/>
          </w:rPr>
          <w:delText>specific component of the effect may not be robust.  The interaction supporting the partner-specific component just reached conventional levels of significance (</w:delText>
        </w:r>
        <w:r w:rsidDel="0085780B">
          <w:rPr>
            <w:i/>
            <w:shd w:val="clear" w:color="auto" w:fill="FFFFFF"/>
          </w:rPr>
          <w:delText>p</w:delText>
        </w:r>
        <w:r w:rsidDel="0085780B">
          <w:rPr>
            <w:shd w:val="clear" w:color="auto" w:fill="FFFFFF"/>
          </w:rPr>
          <w:delText xml:space="preserve"> = .0</w:delText>
        </w:r>
        <w:r w:rsidR="008623C0" w:rsidDel="0085780B">
          <w:rPr>
            <w:shd w:val="clear" w:color="auto" w:fill="FFFFFF"/>
          </w:rPr>
          <w:delText>488).  Before much is made of this effect, it warrants replication.</w:delText>
        </w:r>
        <w:commentRangeEnd w:id="660"/>
        <w:r w:rsidR="00361931" w:rsidDel="0085780B">
          <w:rPr>
            <w:rStyle w:val="CommentReference"/>
          </w:rPr>
          <w:commentReference w:id="660"/>
        </w:r>
      </w:del>
    </w:p>
    <w:p w14:paraId="504D3764" w14:textId="0176D464" w:rsidR="00C10D47" w:rsidRPr="001E6CB9" w:rsidRDefault="00C323CC" w:rsidP="00C10D47">
      <w:r w:rsidRPr="001E6CB9">
        <w:t>Overall, i</w:t>
      </w:r>
      <w:r w:rsidR="00C10D47" w:rsidRPr="001E6CB9">
        <w:t>n the current study</w:t>
      </w:r>
      <w:r w:rsidRPr="001E6CB9">
        <w:t>,</w:t>
      </w:r>
      <w:r w:rsidR="00C10D47" w:rsidRPr="001E6CB9">
        <w:t xml:space="preserve"> we demonstrate the novel effect of syntactic entrainment, whereby language users seem to associate syntactic structures with particular event content. We have argued that this association is different from what we see reflected in syntactic priming, where particular sets of abstract event roles become associated with syntactic structures. However, just as syntactic priming has been interpreted as reflecting the acquisition of knowledge of how event roles map onto syntactic structures, syntactic entrainment can be </w:t>
      </w:r>
      <w:r w:rsidR="00C10D47" w:rsidRPr="001E6CB9">
        <w:lastRenderedPageBreak/>
        <w:t>viewed as reflecting the acquisition of knowledge of how event content maps onto syntactic structures. Due to the enduring nature of the change, which was observable after</w:t>
      </w:r>
      <w:r w:rsidRPr="001E6CB9">
        <w:t xml:space="preserve"> (on average)</w:t>
      </w:r>
      <w:r w:rsidR="00C10D47" w:rsidRPr="001E6CB9">
        <w:t xml:space="preserve"> 12 intervening trials, and the fact that it was present after only a single exposure</w:t>
      </w:r>
      <w:r w:rsidRPr="001E6CB9">
        <w:t xml:space="preserve"> to an event-structure pairing</w:t>
      </w:r>
      <w:del w:id="670" w:author="Nick Gruberg" w:date="2018-04-18T15:45:00Z">
        <w:r w:rsidR="00C10D47" w:rsidRPr="001E6CB9" w:rsidDel="0085780B">
          <w:delText xml:space="preserve"> (as seen in Experiment 1 and 2</w:delText>
        </w:r>
      </w:del>
      <w:ins w:id="671" w:author="Victor Ferreira" w:date="2018-04-17T17:44:00Z">
        <w:del w:id="672" w:author="Nick Gruberg" w:date="2018-04-18T15:45:00Z">
          <w:r w:rsidR="003340B0" w:rsidDel="0085780B">
            <w:delText>all experiments except Experiment 3</w:delText>
          </w:r>
        </w:del>
      </w:ins>
      <w:del w:id="673" w:author="Nick Gruberg" w:date="2018-04-18T15:45:00Z">
        <w:r w:rsidR="00C10D47" w:rsidRPr="001E6CB9" w:rsidDel="0085780B">
          <w:delText>)</w:delText>
        </w:r>
      </w:del>
      <w:r w:rsidR="00C10D47" w:rsidRPr="001E6CB9">
        <w:t>, we suggest that this process may reflect some basic function of language. Specifically, syntactic entrainment may reflect a first step in the process by which syntactic structures come to express emergent event meanings, and their dissemination throughout the linguistic community.</w:t>
      </w:r>
    </w:p>
    <w:p w14:paraId="3D52E5B3" w14:textId="77777777" w:rsidR="00C10D47" w:rsidRPr="001E6CB9" w:rsidRDefault="00C10D47" w:rsidP="00C10D47">
      <w:r w:rsidRPr="001E6CB9">
        <w:br w:type="page"/>
      </w:r>
    </w:p>
    <w:p w14:paraId="3042CCDC" w14:textId="77777777" w:rsidR="00C10D47" w:rsidRPr="001E6CB9" w:rsidRDefault="00C10D47" w:rsidP="00C10D47">
      <w:pPr>
        <w:jc w:val="center"/>
        <w:outlineLvl w:val="0"/>
      </w:pPr>
      <w:r w:rsidRPr="001E6CB9">
        <w:rPr>
          <w:b/>
          <w:bCs/>
          <w:shd w:val="clear" w:color="auto" w:fill="FFFFFF"/>
        </w:rPr>
        <w:lastRenderedPageBreak/>
        <w:t>References</w:t>
      </w:r>
    </w:p>
    <w:p w14:paraId="0DB9DCAE" w14:textId="77777777" w:rsidR="00C10D47" w:rsidRPr="001E6CB9" w:rsidRDefault="00C10D47" w:rsidP="00C10D47">
      <w:pPr>
        <w:rPr>
          <w:rFonts w:eastAsia="Times New Roman"/>
        </w:rPr>
      </w:pPr>
    </w:p>
    <w:p w14:paraId="2E53C100" w14:textId="77777777" w:rsidR="004806D6" w:rsidRPr="001E6CB9" w:rsidRDefault="00C10D47" w:rsidP="00C10D47">
      <w:pPr>
        <w:spacing w:line="360" w:lineRule="auto"/>
        <w:ind w:left="720" w:hanging="720"/>
      </w:pPr>
      <w:r w:rsidRPr="001E6CB9">
        <w:rPr>
          <w:shd w:val="clear" w:color="auto" w:fill="FFFFFF"/>
        </w:rPr>
        <w:t xml:space="preserve">Barr, D. J., Levy, R., </w:t>
      </w:r>
      <w:proofErr w:type="spellStart"/>
      <w:r w:rsidRPr="001E6CB9">
        <w:rPr>
          <w:shd w:val="clear" w:color="auto" w:fill="FFFFFF"/>
        </w:rPr>
        <w:t>Scheepers</w:t>
      </w:r>
      <w:proofErr w:type="spellEnd"/>
      <w:r w:rsidRPr="001E6CB9">
        <w:rPr>
          <w:shd w:val="clear" w:color="auto" w:fill="FFFFFF"/>
        </w:rPr>
        <w:t xml:space="preserve">, C., &amp; </w:t>
      </w:r>
      <w:proofErr w:type="spellStart"/>
      <w:r w:rsidRPr="001E6CB9">
        <w:rPr>
          <w:shd w:val="clear" w:color="auto" w:fill="FFFFFF"/>
        </w:rPr>
        <w:t>Tily</w:t>
      </w:r>
      <w:proofErr w:type="spellEnd"/>
      <w:r w:rsidRPr="001E6CB9">
        <w:rPr>
          <w:shd w:val="clear" w:color="auto" w:fill="FFFFFF"/>
        </w:rPr>
        <w:t xml:space="preserve">, H. J. (2013). Random effects structure for confirmatory hypothesis testing: Keep it maximal. </w:t>
      </w:r>
      <w:r w:rsidRPr="001E6CB9">
        <w:rPr>
          <w:i/>
          <w:iCs/>
          <w:shd w:val="clear" w:color="auto" w:fill="FFFFFF"/>
        </w:rPr>
        <w:t xml:space="preserve">Journal of </w:t>
      </w:r>
      <w:r w:rsidR="00C323CC" w:rsidRPr="001E6CB9">
        <w:rPr>
          <w:i/>
          <w:iCs/>
          <w:shd w:val="clear" w:color="auto" w:fill="FFFFFF"/>
        </w:rPr>
        <w:t>M</w:t>
      </w:r>
      <w:r w:rsidRPr="001E6CB9">
        <w:rPr>
          <w:i/>
          <w:iCs/>
          <w:shd w:val="clear" w:color="auto" w:fill="FFFFFF"/>
        </w:rPr>
        <w:t xml:space="preserve">emory and </w:t>
      </w:r>
      <w:r w:rsidR="00C323CC" w:rsidRPr="001E6CB9">
        <w:rPr>
          <w:i/>
          <w:iCs/>
          <w:shd w:val="clear" w:color="auto" w:fill="FFFFFF"/>
        </w:rPr>
        <w:t>L</w:t>
      </w:r>
      <w:r w:rsidRPr="001E6CB9">
        <w:rPr>
          <w:i/>
          <w:iCs/>
          <w:shd w:val="clear" w:color="auto" w:fill="FFFFFF"/>
        </w:rPr>
        <w:t>anguage</w:t>
      </w:r>
      <w:r w:rsidRPr="001E6CB9">
        <w:rPr>
          <w:shd w:val="clear" w:color="auto" w:fill="FFFFFF"/>
        </w:rPr>
        <w:t xml:space="preserve">, </w:t>
      </w:r>
      <w:r w:rsidRPr="001E6CB9">
        <w:rPr>
          <w:i/>
          <w:iCs/>
          <w:shd w:val="clear" w:color="auto" w:fill="FFFFFF"/>
        </w:rPr>
        <w:t>68</w:t>
      </w:r>
      <w:r w:rsidRPr="001E6CB9">
        <w:rPr>
          <w:shd w:val="clear" w:color="auto" w:fill="FFFFFF"/>
        </w:rPr>
        <w:t>, 255-278.</w:t>
      </w:r>
    </w:p>
    <w:p w14:paraId="5E1FE2E8" w14:textId="77777777" w:rsidR="004806D6" w:rsidRPr="001E6CB9" w:rsidRDefault="00C10D47" w:rsidP="00C10D47">
      <w:pPr>
        <w:spacing w:line="360" w:lineRule="auto"/>
        <w:ind w:left="720" w:hanging="720"/>
      </w:pPr>
      <w:r w:rsidRPr="001E6CB9">
        <w:rPr>
          <w:shd w:val="clear" w:color="auto" w:fill="FFFFFF"/>
        </w:rPr>
        <w:t xml:space="preserve">Bates, D., </w:t>
      </w:r>
      <w:proofErr w:type="spellStart"/>
      <w:r w:rsidRPr="001E6CB9">
        <w:rPr>
          <w:shd w:val="clear" w:color="auto" w:fill="FFFFFF"/>
        </w:rPr>
        <w:t>Maechler</w:t>
      </w:r>
      <w:proofErr w:type="spellEnd"/>
      <w:r w:rsidRPr="001E6CB9">
        <w:rPr>
          <w:shd w:val="clear" w:color="auto" w:fill="FFFFFF"/>
        </w:rPr>
        <w:t xml:space="preserve">, M., </w:t>
      </w:r>
      <w:proofErr w:type="spellStart"/>
      <w:r w:rsidRPr="001E6CB9">
        <w:rPr>
          <w:shd w:val="clear" w:color="auto" w:fill="FFFFFF"/>
        </w:rPr>
        <w:t>Bolker</w:t>
      </w:r>
      <w:proofErr w:type="spellEnd"/>
      <w:r w:rsidRPr="001E6CB9">
        <w:rPr>
          <w:shd w:val="clear" w:color="auto" w:fill="FFFFFF"/>
        </w:rPr>
        <w:t xml:space="preserve">, B., &amp; Walker, S. (2014). lme4: Linear mixed-effects models using Eigen and S4. </w:t>
      </w:r>
      <w:r w:rsidRPr="001E6CB9">
        <w:rPr>
          <w:i/>
          <w:iCs/>
          <w:shd w:val="clear" w:color="auto" w:fill="FFFFFF"/>
        </w:rPr>
        <w:t>R package version</w:t>
      </w:r>
      <w:r w:rsidRPr="001E6CB9">
        <w:rPr>
          <w:shd w:val="clear" w:color="auto" w:fill="FFFFFF"/>
        </w:rPr>
        <w:t xml:space="preserve"> 1.7.</w:t>
      </w:r>
    </w:p>
    <w:p w14:paraId="0850CA2F" w14:textId="77777777" w:rsidR="004806D6" w:rsidRPr="001E6CB9" w:rsidRDefault="00C10D47" w:rsidP="00C10D47">
      <w:pPr>
        <w:spacing w:line="360" w:lineRule="auto"/>
        <w:ind w:left="720" w:hanging="720"/>
      </w:pPr>
      <w:r w:rsidRPr="001E6CB9">
        <w:rPr>
          <w:shd w:val="clear" w:color="auto" w:fill="FFFFFF"/>
        </w:rPr>
        <w:t xml:space="preserve">Bock, J. K. (1986). Syntactic persistence in language production. </w:t>
      </w:r>
      <w:r w:rsidRPr="001E6CB9">
        <w:rPr>
          <w:i/>
          <w:iCs/>
          <w:shd w:val="clear" w:color="auto" w:fill="FFFFFF"/>
        </w:rPr>
        <w:t xml:space="preserve">Cognitive </w:t>
      </w:r>
      <w:r w:rsidR="00C323CC" w:rsidRPr="001E6CB9">
        <w:rPr>
          <w:i/>
          <w:iCs/>
          <w:shd w:val="clear" w:color="auto" w:fill="FFFFFF"/>
        </w:rPr>
        <w:t>P</w:t>
      </w:r>
      <w:r w:rsidRPr="001E6CB9">
        <w:rPr>
          <w:i/>
          <w:iCs/>
          <w:shd w:val="clear" w:color="auto" w:fill="FFFFFF"/>
        </w:rPr>
        <w:t>sychology</w:t>
      </w:r>
      <w:r w:rsidRPr="001E6CB9">
        <w:rPr>
          <w:shd w:val="clear" w:color="auto" w:fill="FFFFFF"/>
        </w:rPr>
        <w:t xml:space="preserve">, </w:t>
      </w:r>
      <w:r w:rsidRPr="001E6CB9">
        <w:rPr>
          <w:i/>
          <w:iCs/>
          <w:shd w:val="clear" w:color="auto" w:fill="FFFFFF"/>
        </w:rPr>
        <w:t>18</w:t>
      </w:r>
      <w:r w:rsidRPr="001E6CB9">
        <w:rPr>
          <w:shd w:val="clear" w:color="auto" w:fill="FFFFFF"/>
        </w:rPr>
        <w:t>, 355-387.</w:t>
      </w:r>
    </w:p>
    <w:p w14:paraId="1E690FC5" w14:textId="77777777" w:rsidR="004806D6" w:rsidRPr="001E6CB9" w:rsidRDefault="00C10D47" w:rsidP="00C10D47">
      <w:pPr>
        <w:spacing w:line="360" w:lineRule="auto"/>
        <w:ind w:left="720" w:hanging="720"/>
      </w:pPr>
      <w:r w:rsidRPr="001E6CB9">
        <w:rPr>
          <w:shd w:val="clear" w:color="auto" w:fill="FFFFFF"/>
        </w:rPr>
        <w:t xml:space="preserve">Bock, K. (1989). Closed-class immanence in sentence production. </w:t>
      </w:r>
      <w:r w:rsidRPr="001E6CB9">
        <w:rPr>
          <w:i/>
          <w:iCs/>
          <w:shd w:val="clear" w:color="auto" w:fill="FFFFFF"/>
        </w:rPr>
        <w:t>Cognition</w:t>
      </w:r>
      <w:r w:rsidRPr="001E6CB9">
        <w:rPr>
          <w:shd w:val="clear" w:color="auto" w:fill="FFFFFF"/>
        </w:rPr>
        <w:t>,</w:t>
      </w:r>
      <w:r w:rsidRPr="001E6CB9">
        <w:rPr>
          <w:i/>
          <w:iCs/>
          <w:shd w:val="clear" w:color="auto" w:fill="FFFFFF"/>
        </w:rPr>
        <w:t>31</w:t>
      </w:r>
      <w:r w:rsidRPr="001E6CB9">
        <w:rPr>
          <w:shd w:val="clear" w:color="auto" w:fill="FFFFFF"/>
        </w:rPr>
        <w:t>, 163-186.</w:t>
      </w:r>
    </w:p>
    <w:p w14:paraId="3F8EAFDD" w14:textId="77777777" w:rsidR="004806D6" w:rsidRPr="001E6CB9" w:rsidRDefault="00C10D47" w:rsidP="00C10D47">
      <w:pPr>
        <w:spacing w:line="360" w:lineRule="auto"/>
        <w:ind w:left="720" w:hanging="720"/>
      </w:pPr>
      <w:r w:rsidRPr="001E6CB9">
        <w:rPr>
          <w:shd w:val="clear" w:color="auto" w:fill="FFFFFF"/>
        </w:rPr>
        <w:t xml:space="preserve">Bock, K., Dell, G. S., Chang, F., &amp; </w:t>
      </w:r>
      <w:proofErr w:type="spellStart"/>
      <w:r w:rsidRPr="001E6CB9">
        <w:rPr>
          <w:shd w:val="clear" w:color="auto" w:fill="FFFFFF"/>
        </w:rPr>
        <w:t>Onishi</w:t>
      </w:r>
      <w:proofErr w:type="spellEnd"/>
      <w:r w:rsidRPr="001E6CB9">
        <w:rPr>
          <w:shd w:val="clear" w:color="auto" w:fill="FFFFFF"/>
        </w:rPr>
        <w:t xml:space="preserve">, K. H. (2007). Persistent structural priming from language comprehension to language production. </w:t>
      </w:r>
      <w:r w:rsidRPr="001E6CB9">
        <w:rPr>
          <w:i/>
          <w:iCs/>
          <w:shd w:val="clear" w:color="auto" w:fill="FFFFFF"/>
        </w:rPr>
        <w:t>Cognition</w:t>
      </w:r>
      <w:r w:rsidRPr="001E6CB9">
        <w:rPr>
          <w:shd w:val="clear" w:color="auto" w:fill="FFFFFF"/>
        </w:rPr>
        <w:t>,</w:t>
      </w:r>
      <w:r w:rsidR="00C323CC" w:rsidRPr="001E6CB9">
        <w:rPr>
          <w:shd w:val="clear" w:color="auto" w:fill="FFFFFF"/>
        </w:rPr>
        <w:t xml:space="preserve"> </w:t>
      </w:r>
      <w:r w:rsidRPr="001E6CB9">
        <w:rPr>
          <w:i/>
          <w:iCs/>
          <w:shd w:val="clear" w:color="auto" w:fill="FFFFFF"/>
        </w:rPr>
        <w:t>104</w:t>
      </w:r>
      <w:r w:rsidRPr="001E6CB9">
        <w:rPr>
          <w:shd w:val="clear" w:color="auto" w:fill="FFFFFF"/>
        </w:rPr>
        <w:t>, 437-458.</w:t>
      </w:r>
    </w:p>
    <w:p w14:paraId="5FFD8D12" w14:textId="0CF4996C" w:rsidR="004806D6" w:rsidRPr="001E6CB9" w:rsidRDefault="00C10D47" w:rsidP="00C10D47">
      <w:pPr>
        <w:spacing w:line="360" w:lineRule="auto"/>
        <w:ind w:left="720" w:hanging="720"/>
      </w:pPr>
      <w:r w:rsidRPr="001E6CB9">
        <w:rPr>
          <w:shd w:val="clear" w:color="auto" w:fill="FFFFFF"/>
        </w:rPr>
        <w:t xml:space="preserve">Bock, K., &amp; Griffin, Z. M. (2000). </w:t>
      </w:r>
      <w:bookmarkStart w:id="674" w:name="OLE_LINK8"/>
      <w:bookmarkStart w:id="675" w:name="OLE_LINK9"/>
      <w:r w:rsidRPr="001E6CB9">
        <w:rPr>
          <w:shd w:val="clear" w:color="auto" w:fill="FFFFFF"/>
        </w:rPr>
        <w:t>The persistence of structural priming</w:t>
      </w:r>
      <w:bookmarkEnd w:id="674"/>
      <w:bookmarkEnd w:id="675"/>
      <w:r w:rsidRPr="001E6CB9">
        <w:rPr>
          <w:shd w:val="clear" w:color="auto" w:fill="FFFFFF"/>
        </w:rPr>
        <w:t xml:space="preserve">: Transient activation or implicit learning? </w:t>
      </w:r>
      <w:r w:rsidRPr="001E6CB9">
        <w:rPr>
          <w:i/>
          <w:iCs/>
          <w:shd w:val="clear" w:color="auto" w:fill="FFFFFF"/>
        </w:rPr>
        <w:t xml:space="preserve">Journal of </w:t>
      </w:r>
      <w:r w:rsidR="00C323CC" w:rsidRPr="001E6CB9">
        <w:rPr>
          <w:i/>
          <w:iCs/>
          <w:shd w:val="clear" w:color="auto" w:fill="FFFFFF"/>
        </w:rPr>
        <w:t>E</w:t>
      </w:r>
      <w:r w:rsidRPr="001E6CB9">
        <w:rPr>
          <w:i/>
          <w:iCs/>
          <w:shd w:val="clear" w:color="auto" w:fill="FFFFFF"/>
        </w:rPr>
        <w:t xml:space="preserve">xperimental </w:t>
      </w:r>
      <w:r w:rsidR="00C323CC" w:rsidRPr="001E6CB9">
        <w:rPr>
          <w:i/>
          <w:iCs/>
          <w:shd w:val="clear" w:color="auto" w:fill="FFFFFF"/>
        </w:rPr>
        <w:t>P</w:t>
      </w:r>
      <w:r w:rsidRPr="001E6CB9">
        <w:rPr>
          <w:i/>
          <w:iCs/>
          <w:shd w:val="clear" w:color="auto" w:fill="FFFFFF"/>
        </w:rPr>
        <w:t>sychology: General</w:t>
      </w:r>
      <w:r w:rsidRPr="001E6CB9">
        <w:rPr>
          <w:shd w:val="clear" w:color="auto" w:fill="FFFFFF"/>
        </w:rPr>
        <w:t xml:space="preserve">, </w:t>
      </w:r>
      <w:r w:rsidRPr="001E6CB9">
        <w:rPr>
          <w:i/>
          <w:iCs/>
          <w:shd w:val="clear" w:color="auto" w:fill="FFFFFF"/>
        </w:rPr>
        <w:t>129</w:t>
      </w:r>
      <w:r w:rsidRPr="001E6CB9">
        <w:rPr>
          <w:shd w:val="clear" w:color="auto" w:fill="FFFFFF"/>
        </w:rPr>
        <w:t>, 177</w:t>
      </w:r>
      <w:r w:rsidR="00CC10A0" w:rsidRPr="001E6CB9">
        <w:rPr>
          <w:shd w:val="clear" w:color="auto" w:fill="FFFFFF"/>
        </w:rPr>
        <w:t>-192</w:t>
      </w:r>
      <w:r w:rsidRPr="001E6CB9">
        <w:rPr>
          <w:shd w:val="clear" w:color="auto" w:fill="FFFFFF"/>
        </w:rPr>
        <w:t>.</w:t>
      </w:r>
    </w:p>
    <w:p w14:paraId="1D19D8F0" w14:textId="77777777" w:rsidR="004806D6" w:rsidRPr="001E6CB9" w:rsidRDefault="00C10D47" w:rsidP="00C10D47">
      <w:pPr>
        <w:ind w:left="720" w:hanging="720"/>
        <w:outlineLvl w:val="0"/>
      </w:pPr>
      <w:r w:rsidRPr="001E6CB9">
        <w:rPr>
          <w:shd w:val="clear" w:color="auto" w:fill="FFFFFF"/>
        </w:rPr>
        <w:t xml:space="preserve">Bock, K., &amp; </w:t>
      </w:r>
      <w:proofErr w:type="spellStart"/>
      <w:r w:rsidRPr="001E6CB9">
        <w:rPr>
          <w:shd w:val="clear" w:color="auto" w:fill="FFFFFF"/>
        </w:rPr>
        <w:t>Loebell</w:t>
      </w:r>
      <w:proofErr w:type="spellEnd"/>
      <w:r w:rsidRPr="001E6CB9">
        <w:rPr>
          <w:shd w:val="clear" w:color="auto" w:fill="FFFFFF"/>
        </w:rPr>
        <w:t xml:space="preserve">, H. (1990). Framing sentences. </w:t>
      </w:r>
      <w:r w:rsidRPr="001E6CB9">
        <w:rPr>
          <w:i/>
          <w:iCs/>
          <w:shd w:val="clear" w:color="auto" w:fill="FFFFFF"/>
        </w:rPr>
        <w:t>Cognition</w:t>
      </w:r>
      <w:r w:rsidRPr="001E6CB9">
        <w:rPr>
          <w:shd w:val="clear" w:color="auto" w:fill="FFFFFF"/>
        </w:rPr>
        <w:t xml:space="preserve">, </w:t>
      </w:r>
      <w:r w:rsidRPr="001E6CB9">
        <w:rPr>
          <w:i/>
          <w:iCs/>
          <w:shd w:val="clear" w:color="auto" w:fill="FFFFFF"/>
        </w:rPr>
        <w:t>35</w:t>
      </w:r>
      <w:r w:rsidRPr="001E6CB9">
        <w:rPr>
          <w:shd w:val="clear" w:color="auto" w:fill="FFFFFF"/>
        </w:rPr>
        <w:t>, 1-39.</w:t>
      </w:r>
    </w:p>
    <w:p w14:paraId="03A42A29" w14:textId="77777777" w:rsidR="004806D6" w:rsidRPr="001E6CB9" w:rsidRDefault="00C10D47" w:rsidP="00C10D47">
      <w:pPr>
        <w:spacing w:line="360" w:lineRule="auto"/>
        <w:ind w:left="720" w:hanging="720"/>
      </w:pPr>
      <w:proofErr w:type="spellStart"/>
      <w:r w:rsidRPr="001E6CB9">
        <w:rPr>
          <w:shd w:val="clear" w:color="auto" w:fill="FFFFFF"/>
        </w:rPr>
        <w:t>Branigan</w:t>
      </w:r>
      <w:proofErr w:type="spellEnd"/>
      <w:r w:rsidRPr="001E6CB9">
        <w:rPr>
          <w:shd w:val="clear" w:color="auto" w:fill="FFFFFF"/>
        </w:rPr>
        <w:t xml:space="preserve">, H. P., Pickering, M. J., &amp; Cleland, A. A. (2000). Syntactic co-ordination in dialogue. </w:t>
      </w:r>
      <w:r w:rsidRPr="001E6CB9">
        <w:rPr>
          <w:i/>
          <w:iCs/>
          <w:shd w:val="clear" w:color="auto" w:fill="FFFFFF"/>
        </w:rPr>
        <w:t>Cognition</w:t>
      </w:r>
      <w:r w:rsidRPr="001E6CB9">
        <w:rPr>
          <w:shd w:val="clear" w:color="auto" w:fill="FFFFFF"/>
        </w:rPr>
        <w:t xml:space="preserve">, </w:t>
      </w:r>
      <w:r w:rsidRPr="001E6CB9">
        <w:rPr>
          <w:i/>
          <w:iCs/>
          <w:shd w:val="clear" w:color="auto" w:fill="FFFFFF"/>
        </w:rPr>
        <w:t>75</w:t>
      </w:r>
      <w:r w:rsidRPr="001E6CB9">
        <w:rPr>
          <w:shd w:val="clear" w:color="auto" w:fill="FFFFFF"/>
        </w:rPr>
        <w:t>, B13-B25.</w:t>
      </w:r>
    </w:p>
    <w:p w14:paraId="4BF2187F" w14:textId="77777777" w:rsidR="004806D6" w:rsidRPr="001E6CB9" w:rsidRDefault="00C10D47" w:rsidP="00C10D47">
      <w:pPr>
        <w:spacing w:line="360" w:lineRule="auto"/>
        <w:ind w:left="720" w:hanging="720"/>
      </w:pPr>
      <w:r w:rsidRPr="001E6CB9">
        <w:rPr>
          <w:shd w:val="clear" w:color="auto" w:fill="FFFFFF"/>
        </w:rPr>
        <w:t xml:space="preserve">Brennan, S. E., &amp; Clark, H. H. (1996). </w:t>
      </w:r>
      <w:bookmarkStart w:id="676" w:name="OLE_LINK10"/>
      <w:bookmarkStart w:id="677" w:name="OLE_LINK11"/>
      <w:r w:rsidRPr="001E6CB9">
        <w:rPr>
          <w:shd w:val="clear" w:color="auto" w:fill="FFFFFF"/>
        </w:rPr>
        <w:t>Conceptual pacts and lexical choice in conversation</w:t>
      </w:r>
      <w:bookmarkEnd w:id="676"/>
      <w:bookmarkEnd w:id="677"/>
      <w:r w:rsidRPr="001E6CB9">
        <w:rPr>
          <w:shd w:val="clear" w:color="auto" w:fill="FFFFFF"/>
        </w:rPr>
        <w:t xml:space="preserve">. </w:t>
      </w:r>
      <w:r w:rsidRPr="001E6CB9">
        <w:rPr>
          <w:i/>
          <w:iCs/>
          <w:shd w:val="clear" w:color="auto" w:fill="FFFFFF"/>
        </w:rPr>
        <w:t>Journal of Experimental Psychology: Learning, Memory, and Cognition</w:t>
      </w:r>
      <w:r w:rsidRPr="001E6CB9">
        <w:rPr>
          <w:shd w:val="clear" w:color="auto" w:fill="FFFFFF"/>
        </w:rPr>
        <w:t xml:space="preserve">, </w:t>
      </w:r>
      <w:r w:rsidRPr="001E6CB9">
        <w:rPr>
          <w:i/>
          <w:iCs/>
          <w:shd w:val="clear" w:color="auto" w:fill="FFFFFF"/>
        </w:rPr>
        <w:t>22</w:t>
      </w:r>
      <w:r w:rsidRPr="001E6CB9">
        <w:rPr>
          <w:shd w:val="clear" w:color="auto" w:fill="FFFFFF"/>
        </w:rPr>
        <w:t>, 1482</w:t>
      </w:r>
      <w:r w:rsidR="001F0D7E" w:rsidRPr="001E6CB9">
        <w:rPr>
          <w:shd w:val="clear" w:color="auto" w:fill="FFFFFF"/>
        </w:rPr>
        <w:t>-1493</w:t>
      </w:r>
      <w:r w:rsidRPr="001E6CB9">
        <w:rPr>
          <w:shd w:val="clear" w:color="auto" w:fill="FFFFFF"/>
        </w:rPr>
        <w:t>.</w:t>
      </w:r>
    </w:p>
    <w:p w14:paraId="21A2A36B" w14:textId="77777777" w:rsidR="004806D6" w:rsidRPr="001E6CB9" w:rsidRDefault="00C10D47" w:rsidP="00C10D47">
      <w:pPr>
        <w:spacing w:line="360" w:lineRule="auto"/>
        <w:ind w:left="720" w:hanging="720"/>
      </w:pPr>
      <w:r w:rsidRPr="001E6CB9">
        <w:rPr>
          <w:shd w:val="clear" w:color="auto" w:fill="FFFFFF"/>
        </w:rPr>
        <w:t xml:space="preserve">Chang, F., Dell, G. S., &amp; Bock, K. (2006). </w:t>
      </w:r>
      <w:bookmarkStart w:id="678" w:name="OLE_LINK12"/>
      <w:bookmarkStart w:id="679" w:name="OLE_LINK13"/>
      <w:r w:rsidRPr="001E6CB9">
        <w:rPr>
          <w:shd w:val="clear" w:color="auto" w:fill="FFFFFF"/>
        </w:rPr>
        <w:t>Becoming syntactic</w:t>
      </w:r>
      <w:bookmarkEnd w:id="678"/>
      <w:bookmarkEnd w:id="679"/>
      <w:r w:rsidRPr="001E6CB9">
        <w:rPr>
          <w:shd w:val="clear" w:color="auto" w:fill="FFFFFF"/>
        </w:rPr>
        <w:t xml:space="preserve">. </w:t>
      </w:r>
      <w:r w:rsidRPr="001E6CB9">
        <w:rPr>
          <w:i/>
          <w:iCs/>
          <w:shd w:val="clear" w:color="auto" w:fill="FFFFFF"/>
        </w:rPr>
        <w:t>Psychological review</w:t>
      </w:r>
      <w:r w:rsidRPr="001E6CB9">
        <w:rPr>
          <w:shd w:val="clear" w:color="auto" w:fill="FFFFFF"/>
        </w:rPr>
        <w:t xml:space="preserve">, </w:t>
      </w:r>
      <w:r w:rsidRPr="001E6CB9">
        <w:rPr>
          <w:i/>
          <w:iCs/>
          <w:shd w:val="clear" w:color="auto" w:fill="FFFFFF"/>
        </w:rPr>
        <w:t>113</w:t>
      </w:r>
      <w:r w:rsidRPr="001E6CB9">
        <w:rPr>
          <w:shd w:val="clear" w:color="auto" w:fill="FFFFFF"/>
        </w:rPr>
        <w:t>, 234</w:t>
      </w:r>
      <w:r w:rsidR="001F0D7E" w:rsidRPr="001E6CB9">
        <w:rPr>
          <w:shd w:val="clear" w:color="auto" w:fill="FFFFFF"/>
        </w:rPr>
        <w:t>-272</w:t>
      </w:r>
      <w:r w:rsidRPr="001E6CB9">
        <w:rPr>
          <w:shd w:val="clear" w:color="auto" w:fill="FFFFFF"/>
        </w:rPr>
        <w:t>.</w:t>
      </w:r>
    </w:p>
    <w:p w14:paraId="77640D32" w14:textId="77777777" w:rsidR="004806D6" w:rsidRPr="001E6CB9" w:rsidRDefault="00C10D47" w:rsidP="00C10D47">
      <w:pPr>
        <w:spacing w:line="360" w:lineRule="auto"/>
        <w:ind w:left="720" w:hanging="720"/>
        <w:outlineLvl w:val="0"/>
      </w:pPr>
      <w:r w:rsidRPr="001E6CB9">
        <w:rPr>
          <w:shd w:val="clear" w:color="auto" w:fill="FFFFFF"/>
        </w:rPr>
        <w:t>Chomsky, N. (1957).</w:t>
      </w:r>
      <w:r w:rsidRPr="001E6CB9">
        <w:rPr>
          <w:i/>
          <w:iCs/>
          <w:shd w:val="clear" w:color="auto" w:fill="FFFFFF"/>
        </w:rPr>
        <w:t xml:space="preserve"> Syntactic structures.</w:t>
      </w:r>
      <w:r w:rsidRPr="001E6CB9">
        <w:rPr>
          <w:shd w:val="clear" w:color="auto" w:fill="FFFFFF"/>
        </w:rPr>
        <w:t xml:space="preserve"> The Hague: Mouton.</w:t>
      </w:r>
    </w:p>
    <w:p w14:paraId="545B2263" w14:textId="32B92DE6" w:rsidR="004806D6" w:rsidRDefault="00C10D47" w:rsidP="00C10D47">
      <w:pPr>
        <w:spacing w:line="360" w:lineRule="auto"/>
        <w:ind w:left="720" w:hanging="720"/>
        <w:rPr>
          <w:ins w:id="680" w:author="Nick Gruberg" w:date="2018-04-11T14:54:00Z"/>
          <w:shd w:val="clear" w:color="auto" w:fill="FFFFFF"/>
        </w:rPr>
      </w:pPr>
      <w:r w:rsidRPr="001E6CB9">
        <w:rPr>
          <w:shd w:val="clear" w:color="auto" w:fill="FFFFFF"/>
        </w:rPr>
        <w:t xml:space="preserve">Clark, </w:t>
      </w:r>
      <w:r w:rsidR="006E29B7" w:rsidRPr="001E6CB9">
        <w:rPr>
          <w:shd w:val="clear" w:color="auto" w:fill="FFFFFF"/>
        </w:rPr>
        <w:t xml:space="preserve">H. </w:t>
      </w:r>
      <w:r w:rsidRPr="001E6CB9">
        <w:rPr>
          <w:shd w:val="clear" w:color="auto" w:fill="FFFFFF"/>
        </w:rPr>
        <w:t>H., and Wilkes-Gibbs</w:t>
      </w:r>
      <w:r w:rsidR="006E29B7" w:rsidRPr="001E6CB9">
        <w:rPr>
          <w:shd w:val="clear" w:color="auto" w:fill="FFFFFF"/>
        </w:rPr>
        <w:t>, D.  (1986)</w:t>
      </w:r>
      <w:r w:rsidRPr="001E6CB9">
        <w:rPr>
          <w:shd w:val="clear" w:color="auto" w:fill="FFFFFF"/>
        </w:rPr>
        <w:t xml:space="preserve">. Referring as a collaborative process. </w:t>
      </w:r>
      <w:r w:rsidRPr="001E6CB9">
        <w:rPr>
          <w:i/>
          <w:iCs/>
          <w:shd w:val="clear" w:color="auto" w:fill="FFFFFF"/>
        </w:rPr>
        <w:t>Cognition</w:t>
      </w:r>
      <w:r w:rsidR="006E29B7" w:rsidRPr="001E6CB9">
        <w:rPr>
          <w:iCs/>
          <w:shd w:val="clear" w:color="auto" w:fill="FFFFFF"/>
        </w:rPr>
        <w:t>,</w:t>
      </w:r>
      <w:r w:rsidRPr="001E6CB9">
        <w:rPr>
          <w:shd w:val="clear" w:color="auto" w:fill="FFFFFF"/>
        </w:rPr>
        <w:t xml:space="preserve"> </w:t>
      </w:r>
      <w:r w:rsidRPr="001E6CB9">
        <w:rPr>
          <w:i/>
          <w:shd w:val="clear" w:color="auto" w:fill="FFFFFF"/>
        </w:rPr>
        <w:t>22</w:t>
      </w:r>
      <w:r w:rsidR="006E29B7" w:rsidRPr="001E6CB9">
        <w:rPr>
          <w:shd w:val="clear" w:color="auto" w:fill="FFFFFF"/>
        </w:rPr>
        <w:t>,</w:t>
      </w:r>
      <w:r w:rsidRPr="001E6CB9">
        <w:rPr>
          <w:shd w:val="clear" w:color="auto" w:fill="FFFFFF"/>
        </w:rPr>
        <w:t xml:space="preserve"> 1-39.</w:t>
      </w:r>
    </w:p>
    <w:p w14:paraId="05229DA9" w14:textId="524EEB20" w:rsidR="00406161" w:rsidRPr="00406161" w:rsidDel="00406161" w:rsidRDefault="00406161" w:rsidP="00406161">
      <w:pPr>
        <w:spacing w:line="360" w:lineRule="auto"/>
        <w:ind w:left="720" w:hanging="720"/>
        <w:rPr>
          <w:del w:id="681" w:author="Nick Gruberg" w:date="2018-04-11T14:55:00Z"/>
        </w:rPr>
      </w:pPr>
      <w:ins w:id="682" w:author="Nick Gruberg" w:date="2018-04-11T14:55:00Z">
        <w:r w:rsidRPr="00406161">
          <w:t>Oppenheim, G. M., Dell, G. S., &amp; Schwartz, M. F. (2010). The dark side of incremental learning: A model of cumulative semantic interference during lexical access in speech production. Cognition, 114, 227-252. doi:10.1016/j.cognition.2009.09.007</w:t>
        </w:r>
      </w:ins>
    </w:p>
    <w:p w14:paraId="4743071B" w14:textId="77777777" w:rsidR="004806D6" w:rsidRPr="001E6CB9" w:rsidRDefault="00C10D47" w:rsidP="00C10D47">
      <w:pPr>
        <w:spacing w:line="360" w:lineRule="auto"/>
        <w:ind w:left="720" w:hanging="720"/>
        <w:rPr>
          <w:shd w:val="clear" w:color="auto" w:fill="FFFFFF"/>
        </w:rPr>
      </w:pPr>
      <w:r w:rsidRPr="001E6CB9">
        <w:rPr>
          <w:shd w:val="clear" w:color="auto" w:fill="FFFFFF"/>
        </w:rPr>
        <w:t xml:space="preserve">Ferreira, V. S., Bock, K., Wilson, M. P., &amp; Cohen, N. J. (2008). Memory for syntax despite amnesia. </w:t>
      </w:r>
      <w:r w:rsidRPr="001E6CB9">
        <w:rPr>
          <w:i/>
          <w:iCs/>
          <w:shd w:val="clear" w:color="auto" w:fill="FFFFFF"/>
        </w:rPr>
        <w:t>Psychological Science</w:t>
      </w:r>
      <w:r w:rsidRPr="001E6CB9">
        <w:rPr>
          <w:shd w:val="clear" w:color="auto" w:fill="FFFFFF"/>
        </w:rPr>
        <w:t xml:space="preserve">, </w:t>
      </w:r>
      <w:r w:rsidRPr="001E6CB9">
        <w:rPr>
          <w:i/>
          <w:iCs/>
          <w:shd w:val="clear" w:color="auto" w:fill="FFFFFF"/>
        </w:rPr>
        <w:t>19</w:t>
      </w:r>
      <w:r w:rsidRPr="001E6CB9">
        <w:rPr>
          <w:shd w:val="clear" w:color="auto" w:fill="FFFFFF"/>
        </w:rPr>
        <w:t>, 940-946.</w:t>
      </w:r>
    </w:p>
    <w:p w14:paraId="71747A29" w14:textId="77777777" w:rsidR="00177BC0" w:rsidRPr="001E6CB9" w:rsidRDefault="00177BC0" w:rsidP="00177BC0">
      <w:pPr>
        <w:spacing w:line="360" w:lineRule="auto"/>
        <w:ind w:left="720" w:hanging="720"/>
      </w:pPr>
      <w:r w:rsidRPr="001E6CB9">
        <w:lastRenderedPageBreak/>
        <w:t xml:space="preserve">Ferreira, V. S., </w:t>
      </w:r>
      <w:proofErr w:type="spellStart"/>
      <w:r w:rsidRPr="001E6CB9">
        <w:t>Kleinman</w:t>
      </w:r>
      <w:proofErr w:type="spellEnd"/>
      <w:r w:rsidRPr="001E6CB9">
        <w:t xml:space="preserve">, D., </w:t>
      </w:r>
      <w:proofErr w:type="spellStart"/>
      <w:r w:rsidRPr="001E6CB9">
        <w:t>Kraljic</w:t>
      </w:r>
      <w:proofErr w:type="spellEnd"/>
      <w:r w:rsidRPr="001E6CB9">
        <w:t>, T., &amp; Siu, Y. (2012). Do priming effects in dialogue reflect partner-or task-based expectations? </w:t>
      </w:r>
      <w:proofErr w:type="spellStart"/>
      <w:r w:rsidRPr="001E6CB9">
        <w:rPr>
          <w:i/>
          <w:iCs/>
        </w:rPr>
        <w:t>Psychonomic</w:t>
      </w:r>
      <w:proofErr w:type="spellEnd"/>
      <w:r w:rsidRPr="001E6CB9">
        <w:rPr>
          <w:i/>
          <w:iCs/>
        </w:rPr>
        <w:t xml:space="preserve"> Bulletin &amp; Review</w:t>
      </w:r>
      <w:r w:rsidRPr="001E6CB9">
        <w:t>, </w:t>
      </w:r>
      <w:r w:rsidRPr="001E6CB9">
        <w:rPr>
          <w:i/>
          <w:iCs/>
        </w:rPr>
        <w:t>19</w:t>
      </w:r>
      <w:r w:rsidRPr="001E6CB9">
        <w:t>, 309-316.</w:t>
      </w:r>
    </w:p>
    <w:p w14:paraId="1C7F718E" w14:textId="77777777" w:rsidR="00177BC0" w:rsidRPr="001E6CB9" w:rsidRDefault="00177BC0" w:rsidP="00C10D47">
      <w:pPr>
        <w:spacing w:line="360" w:lineRule="auto"/>
        <w:ind w:left="720" w:hanging="720"/>
      </w:pPr>
    </w:p>
    <w:p w14:paraId="60341566" w14:textId="77777777" w:rsidR="004806D6" w:rsidRPr="001E6CB9" w:rsidRDefault="00C10D47" w:rsidP="00C10D47">
      <w:pPr>
        <w:spacing w:line="360" w:lineRule="auto"/>
        <w:ind w:left="720" w:hanging="720"/>
      </w:pPr>
      <w:r w:rsidRPr="001E6CB9">
        <w:rPr>
          <w:shd w:val="clear" w:color="auto" w:fill="FFFFFF"/>
        </w:rPr>
        <w:t xml:space="preserve">Fine, A. B., &amp; Florian Jaeger, T. (2013). Evidence for implicit learning in syntactic comprehension. </w:t>
      </w:r>
      <w:r w:rsidRPr="001E6CB9">
        <w:rPr>
          <w:i/>
          <w:iCs/>
          <w:shd w:val="clear" w:color="auto" w:fill="FFFFFF"/>
        </w:rPr>
        <w:t>Cognitive Science</w:t>
      </w:r>
      <w:r w:rsidRPr="001E6CB9">
        <w:rPr>
          <w:shd w:val="clear" w:color="auto" w:fill="FFFFFF"/>
        </w:rPr>
        <w:t xml:space="preserve">, </w:t>
      </w:r>
      <w:r w:rsidRPr="001E6CB9">
        <w:rPr>
          <w:i/>
          <w:iCs/>
          <w:shd w:val="clear" w:color="auto" w:fill="FFFFFF"/>
        </w:rPr>
        <w:t>37</w:t>
      </w:r>
      <w:r w:rsidRPr="001E6CB9">
        <w:rPr>
          <w:shd w:val="clear" w:color="auto" w:fill="FFFFFF"/>
        </w:rPr>
        <w:t>(3), 578-591.</w:t>
      </w:r>
    </w:p>
    <w:p w14:paraId="4925C877" w14:textId="77777777" w:rsidR="004806D6" w:rsidRPr="001E6CB9" w:rsidRDefault="00C10D47" w:rsidP="00C10D47">
      <w:pPr>
        <w:spacing w:line="360" w:lineRule="auto"/>
        <w:ind w:left="720" w:hanging="720"/>
      </w:pPr>
      <w:r w:rsidRPr="001E6CB9">
        <w:rPr>
          <w:shd w:val="clear" w:color="auto" w:fill="FFFFFF"/>
        </w:rPr>
        <w:t xml:space="preserve">Goldberg, A. E. (1995). </w:t>
      </w:r>
      <w:r w:rsidRPr="001E6CB9">
        <w:rPr>
          <w:i/>
          <w:iCs/>
          <w:shd w:val="clear" w:color="auto" w:fill="FFFFFF"/>
        </w:rPr>
        <w:t>Constructions: A construction grammar approach to argument structure</w:t>
      </w:r>
      <w:r w:rsidRPr="001E6CB9">
        <w:rPr>
          <w:shd w:val="clear" w:color="auto" w:fill="FFFFFF"/>
        </w:rPr>
        <w:t>. University of Chicago Press.</w:t>
      </w:r>
    </w:p>
    <w:p w14:paraId="498851F9" w14:textId="77777777" w:rsidR="004806D6" w:rsidRPr="001E6CB9" w:rsidRDefault="00C10D47" w:rsidP="00C10D47">
      <w:pPr>
        <w:spacing w:line="360" w:lineRule="auto"/>
        <w:ind w:left="720" w:hanging="720"/>
      </w:pPr>
      <w:r w:rsidRPr="001E6CB9">
        <w:rPr>
          <w:shd w:val="clear" w:color="auto" w:fill="FFFFFF"/>
        </w:rPr>
        <w:t xml:space="preserve">Goldberg, A. E. (2003). Constructions: a new theoretical approach to language. </w:t>
      </w:r>
      <w:r w:rsidRPr="001E6CB9">
        <w:rPr>
          <w:i/>
          <w:iCs/>
          <w:shd w:val="clear" w:color="auto" w:fill="FFFFFF"/>
        </w:rPr>
        <w:t xml:space="preserve">Trends in </w:t>
      </w:r>
      <w:r w:rsidR="00BF6371" w:rsidRPr="001E6CB9">
        <w:rPr>
          <w:i/>
          <w:iCs/>
          <w:shd w:val="clear" w:color="auto" w:fill="FFFFFF"/>
        </w:rPr>
        <w:t>C</w:t>
      </w:r>
      <w:r w:rsidRPr="001E6CB9">
        <w:rPr>
          <w:i/>
          <w:iCs/>
          <w:shd w:val="clear" w:color="auto" w:fill="FFFFFF"/>
        </w:rPr>
        <w:t xml:space="preserve">ognitive </w:t>
      </w:r>
      <w:r w:rsidR="00BF6371" w:rsidRPr="001E6CB9">
        <w:rPr>
          <w:i/>
          <w:iCs/>
          <w:shd w:val="clear" w:color="auto" w:fill="FFFFFF"/>
        </w:rPr>
        <w:t>S</w:t>
      </w:r>
      <w:r w:rsidRPr="001E6CB9">
        <w:rPr>
          <w:i/>
          <w:iCs/>
          <w:shd w:val="clear" w:color="auto" w:fill="FFFFFF"/>
        </w:rPr>
        <w:t>ciences</w:t>
      </w:r>
      <w:r w:rsidRPr="001E6CB9">
        <w:rPr>
          <w:shd w:val="clear" w:color="auto" w:fill="FFFFFF"/>
        </w:rPr>
        <w:t xml:space="preserve">, </w:t>
      </w:r>
      <w:r w:rsidRPr="001E6CB9">
        <w:rPr>
          <w:i/>
          <w:iCs/>
          <w:shd w:val="clear" w:color="auto" w:fill="FFFFFF"/>
        </w:rPr>
        <w:t>7</w:t>
      </w:r>
      <w:r w:rsidRPr="001E6CB9">
        <w:rPr>
          <w:shd w:val="clear" w:color="auto" w:fill="FFFFFF"/>
        </w:rPr>
        <w:t>, 219-224.</w:t>
      </w:r>
    </w:p>
    <w:p w14:paraId="0DBDA802" w14:textId="77777777" w:rsidR="004806D6" w:rsidRPr="001E6CB9" w:rsidRDefault="00C10D47" w:rsidP="00C10D47">
      <w:pPr>
        <w:spacing w:line="360" w:lineRule="auto"/>
        <w:ind w:left="720" w:hanging="720"/>
      </w:pPr>
      <w:proofErr w:type="spellStart"/>
      <w:r w:rsidRPr="001E6CB9">
        <w:rPr>
          <w:shd w:val="clear" w:color="auto" w:fill="FFFFFF"/>
        </w:rPr>
        <w:t>Gropen</w:t>
      </w:r>
      <w:proofErr w:type="spellEnd"/>
      <w:r w:rsidRPr="001E6CB9">
        <w:rPr>
          <w:shd w:val="clear" w:color="auto" w:fill="FFFFFF"/>
        </w:rPr>
        <w:t xml:space="preserve">, J., Pinker, S., Hollander, M., Goldberg, R., &amp; Wilson, R. (1989). </w:t>
      </w:r>
      <w:bookmarkStart w:id="683" w:name="OLE_LINK14"/>
      <w:bookmarkStart w:id="684" w:name="OLE_LINK15"/>
      <w:r w:rsidRPr="001E6CB9">
        <w:rPr>
          <w:shd w:val="clear" w:color="auto" w:fill="FFFFFF"/>
        </w:rPr>
        <w:t xml:space="preserve">The learnability and acquisition </w:t>
      </w:r>
      <w:bookmarkEnd w:id="683"/>
      <w:bookmarkEnd w:id="684"/>
      <w:r w:rsidRPr="001E6CB9">
        <w:rPr>
          <w:shd w:val="clear" w:color="auto" w:fill="FFFFFF"/>
        </w:rPr>
        <w:t xml:space="preserve">of the dative alternation in English. </w:t>
      </w:r>
      <w:r w:rsidRPr="001E6CB9">
        <w:rPr>
          <w:i/>
          <w:iCs/>
          <w:shd w:val="clear" w:color="auto" w:fill="FFFFFF"/>
        </w:rPr>
        <w:t>Language</w:t>
      </w:r>
      <w:r w:rsidRPr="001E6CB9">
        <w:rPr>
          <w:shd w:val="clear" w:color="auto" w:fill="FFFFFF"/>
        </w:rPr>
        <w:t xml:space="preserve">, </w:t>
      </w:r>
      <w:r w:rsidR="00BF6371" w:rsidRPr="001E6CB9">
        <w:rPr>
          <w:i/>
          <w:shd w:val="clear" w:color="auto" w:fill="FFFFFF"/>
        </w:rPr>
        <w:t>65</w:t>
      </w:r>
      <w:r w:rsidR="00BF6371" w:rsidRPr="001E6CB9">
        <w:rPr>
          <w:shd w:val="clear" w:color="auto" w:fill="FFFFFF"/>
        </w:rPr>
        <w:t xml:space="preserve">, </w:t>
      </w:r>
      <w:r w:rsidRPr="001E6CB9">
        <w:rPr>
          <w:shd w:val="clear" w:color="auto" w:fill="FFFFFF"/>
        </w:rPr>
        <w:t>203-257.</w:t>
      </w:r>
    </w:p>
    <w:p w14:paraId="3FE31371" w14:textId="77777777" w:rsidR="004806D6" w:rsidRPr="001E6CB9" w:rsidRDefault="00C10D47" w:rsidP="00C10D47">
      <w:pPr>
        <w:spacing w:line="360" w:lineRule="auto"/>
        <w:ind w:left="720" w:hanging="720"/>
      </w:pPr>
      <w:r w:rsidRPr="001E6CB9">
        <w:rPr>
          <w:shd w:val="clear" w:color="auto" w:fill="FFFFFF"/>
        </w:rPr>
        <w:t xml:space="preserve">Hall, M. L., Ferreira, V. S., &amp; Mayberry, R. I. (2015). </w:t>
      </w:r>
      <w:bookmarkStart w:id="685" w:name="OLE_LINK16"/>
      <w:bookmarkStart w:id="686" w:name="OLE_LINK17"/>
      <w:r w:rsidRPr="001E6CB9">
        <w:rPr>
          <w:shd w:val="clear" w:color="auto" w:fill="FFFFFF"/>
        </w:rPr>
        <w:t xml:space="preserve">Syntactic </w:t>
      </w:r>
      <w:r w:rsidR="00AD79FE" w:rsidRPr="001E6CB9">
        <w:rPr>
          <w:shd w:val="clear" w:color="auto" w:fill="FFFFFF"/>
        </w:rPr>
        <w:t>p</w:t>
      </w:r>
      <w:r w:rsidRPr="001E6CB9">
        <w:rPr>
          <w:shd w:val="clear" w:color="auto" w:fill="FFFFFF"/>
        </w:rPr>
        <w:t>riming in American Sign Language</w:t>
      </w:r>
      <w:bookmarkEnd w:id="685"/>
      <w:bookmarkEnd w:id="686"/>
      <w:r w:rsidRPr="001E6CB9">
        <w:rPr>
          <w:shd w:val="clear" w:color="auto" w:fill="FFFFFF"/>
        </w:rPr>
        <w:t xml:space="preserve">. </w:t>
      </w:r>
      <w:proofErr w:type="spellStart"/>
      <w:r w:rsidRPr="001E6CB9">
        <w:rPr>
          <w:i/>
          <w:iCs/>
          <w:shd w:val="clear" w:color="auto" w:fill="FFFFFF"/>
        </w:rPr>
        <w:t>P</w:t>
      </w:r>
      <w:r w:rsidR="00AD79FE" w:rsidRPr="001E6CB9">
        <w:rPr>
          <w:i/>
          <w:iCs/>
          <w:shd w:val="clear" w:color="auto" w:fill="FFFFFF"/>
        </w:rPr>
        <w:t>L</w:t>
      </w:r>
      <w:r w:rsidRPr="001E6CB9">
        <w:rPr>
          <w:i/>
          <w:iCs/>
          <w:shd w:val="clear" w:color="auto" w:fill="FFFFFF"/>
        </w:rPr>
        <w:t>oS</w:t>
      </w:r>
      <w:proofErr w:type="spellEnd"/>
      <w:r w:rsidRPr="001E6CB9">
        <w:rPr>
          <w:i/>
          <w:iCs/>
          <w:shd w:val="clear" w:color="auto" w:fill="FFFFFF"/>
        </w:rPr>
        <w:t xml:space="preserve"> one</w:t>
      </w:r>
      <w:r w:rsidRPr="001E6CB9">
        <w:rPr>
          <w:shd w:val="clear" w:color="auto" w:fill="FFFFFF"/>
        </w:rPr>
        <w:t xml:space="preserve">, </w:t>
      </w:r>
      <w:r w:rsidRPr="001E6CB9">
        <w:rPr>
          <w:i/>
          <w:iCs/>
          <w:shd w:val="clear" w:color="auto" w:fill="FFFFFF"/>
        </w:rPr>
        <w:t>10</w:t>
      </w:r>
      <w:r w:rsidRPr="001E6CB9">
        <w:rPr>
          <w:shd w:val="clear" w:color="auto" w:fill="FFFFFF"/>
        </w:rPr>
        <w:t>, e0119611.</w:t>
      </w:r>
    </w:p>
    <w:p w14:paraId="056DB12B" w14:textId="77777777" w:rsidR="004806D6" w:rsidRPr="001E6CB9" w:rsidRDefault="00C10D47" w:rsidP="00C10D47">
      <w:pPr>
        <w:spacing w:line="360" w:lineRule="auto"/>
        <w:ind w:left="720" w:hanging="720"/>
      </w:pPr>
      <w:proofErr w:type="spellStart"/>
      <w:r w:rsidRPr="001E6CB9">
        <w:rPr>
          <w:shd w:val="clear" w:color="auto" w:fill="FFFFFF"/>
        </w:rPr>
        <w:t>Hartsuiker</w:t>
      </w:r>
      <w:proofErr w:type="spellEnd"/>
      <w:r w:rsidRPr="001E6CB9">
        <w:rPr>
          <w:shd w:val="clear" w:color="auto" w:fill="FFFFFF"/>
        </w:rPr>
        <w:t xml:space="preserve">, R. J., Pickering, M. J., &amp; </w:t>
      </w:r>
      <w:proofErr w:type="spellStart"/>
      <w:r w:rsidRPr="001E6CB9">
        <w:rPr>
          <w:shd w:val="clear" w:color="auto" w:fill="FFFFFF"/>
        </w:rPr>
        <w:t>Veltkamp</w:t>
      </w:r>
      <w:proofErr w:type="spellEnd"/>
      <w:r w:rsidRPr="001E6CB9">
        <w:rPr>
          <w:shd w:val="clear" w:color="auto" w:fill="FFFFFF"/>
        </w:rPr>
        <w:t xml:space="preserve">, E. (2004). Is syntax separate or shared between languages? Cross-linguistic syntactic priming in Spanish-English bilinguals. </w:t>
      </w:r>
      <w:r w:rsidRPr="001E6CB9">
        <w:rPr>
          <w:i/>
          <w:iCs/>
          <w:shd w:val="clear" w:color="auto" w:fill="FFFFFF"/>
        </w:rPr>
        <w:t>Psychological Science</w:t>
      </w:r>
      <w:r w:rsidRPr="001E6CB9">
        <w:rPr>
          <w:shd w:val="clear" w:color="auto" w:fill="FFFFFF"/>
        </w:rPr>
        <w:t xml:space="preserve">, </w:t>
      </w:r>
      <w:r w:rsidRPr="001E6CB9">
        <w:rPr>
          <w:i/>
          <w:iCs/>
          <w:shd w:val="clear" w:color="auto" w:fill="FFFFFF"/>
        </w:rPr>
        <w:t>15</w:t>
      </w:r>
      <w:r w:rsidRPr="001E6CB9">
        <w:rPr>
          <w:shd w:val="clear" w:color="auto" w:fill="FFFFFF"/>
        </w:rPr>
        <w:t>, 409-414.</w:t>
      </w:r>
    </w:p>
    <w:p w14:paraId="5C326D4D" w14:textId="77777777" w:rsidR="004806D6" w:rsidRPr="001E6CB9" w:rsidRDefault="00C10D47" w:rsidP="00C10D47">
      <w:pPr>
        <w:spacing w:line="360" w:lineRule="auto"/>
        <w:ind w:left="720" w:hanging="720"/>
        <w:outlineLvl w:val="0"/>
      </w:pPr>
      <w:proofErr w:type="spellStart"/>
      <w:r w:rsidRPr="001E6CB9">
        <w:rPr>
          <w:shd w:val="clear" w:color="auto" w:fill="FFFFFF"/>
        </w:rPr>
        <w:t>Jackendoff</w:t>
      </w:r>
      <w:proofErr w:type="spellEnd"/>
      <w:r w:rsidRPr="001E6CB9">
        <w:rPr>
          <w:shd w:val="clear" w:color="auto" w:fill="FFFFFF"/>
        </w:rPr>
        <w:t xml:space="preserve">, R. (1997). </w:t>
      </w:r>
      <w:r w:rsidRPr="001E6CB9">
        <w:rPr>
          <w:i/>
          <w:iCs/>
          <w:shd w:val="clear" w:color="auto" w:fill="FFFFFF"/>
        </w:rPr>
        <w:t>The architecture of the language faculty</w:t>
      </w:r>
      <w:r w:rsidRPr="001E6CB9">
        <w:rPr>
          <w:shd w:val="clear" w:color="auto" w:fill="FFFFFF"/>
        </w:rPr>
        <w:t>. MIT Press.</w:t>
      </w:r>
    </w:p>
    <w:p w14:paraId="15980309" w14:textId="77777777" w:rsidR="004806D6" w:rsidRPr="001E6CB9" w:rsidRDefault="00C10D47" w:rsidP="00C10D47">
      <w:pPr>
        <w:spacing w:line="360" w:lineRule="auto"/>
        <w:ind w:left="720" w:hanging="720"/>
      </w:pPr>
      <w:r w:rsidRPr="001E6CB9">
        <w:rPr>
          <w:shd w:val="clear" w:color="auto" w:fill="FFFFFF"/>
        </w:rPr>
        <w:t xml:space="preserve">Jaeger, T. F., &amp; Snider, N. E. (2013). Alignment as a consequence of expectation adaptation: Syntactic priming is affected by the prime’s prediction error given both prior and recent experience. </w:t>
      </w:r>
      <w:r w:rsidRPr="001E6CB9">
        <w:rPr>
          <w:i/>
          <w:iCs/>
          <w:shd w:val="clear" w:color="auto" w:fill="FFFFFF"/>
        </w:rPr>
        <w:t>Cognition</w:t>
      </w:r>
      <w:r w:rsidRPr="001E6CB9">
        <w:rPr>
          <w:shd w:val="clear" w:color="auto" w:fill="FFFFFF"/>
        </w:rPr>
        <w:t xml:space="preserve">, </w:t>
      </w:r>
      <w:r w:rsidRPr="001E6CB9">
        <w:rPr>
          <w:i/>
          <w:iCs/>
          <w:shd w:val="clear" w:color="auto" w:fill="FFFFFF"/>
        </w:rPr>
        <w:t>127</w:t>
      </w:r>
      <w:r w:rsidRPr="001E6CB9">
        <w:rPr>
          <w:shd w:val="clear" w:color="auto" w:fill="FFFFFF"/>
        </w:rPr>
        <w:t>, 57-83.</w:t>
      </w:r>
    </w:p>
    <w:p w14:paraId="03B91E81" w14:textId="46FF4C30" w:rsidR="004806D6" w:rsidRDefault="00C10D47" w:rsidP="00C10D47">
      <w:pPr>
        <w:spacing w:line="360" w:lineRule="auto"/>
        <w:ind w:left="720" w:hanging="720"/>
        <w:rPr>
          <w:ins w:id="687" w:author="Nick Gruberg" w:date="2018-04-18T14:57:00Z"/>
          <w:shd w:val="clear" w:color="auto" w:fill="FFFFFF"/>
        </w:rPr>
      </w:pPr>
      <w:proofErr w:type="spellStart"/>
      <w:r w:rsidRPr="001E6CB9">
        <w:rPr>
          <w:shd w:val="clear" w:color="auto" w:fill="FFFFFF"/>
        </w:rPr>
        <w:t>Kaschak</w:t>
      </w:r>
      <w:proofErr w:type="spellEnd"/>
      <w:r w:rsidRPr="001E6CB9">
        <w:rPr>
          <w:shd w:val="clear" w:color="auto" w:fill="FFFFFF"/>
        </w:rPr>
        <w:t xml:space="preserve">, M. P., </w:t>
      </w:r>
      <w:proofErr w:type="spellStart"/>
      <w:r w:rsidRPr="001E6CB9">
        <w:rPr>
          <w:shd w:val="clear" w:color="auto" w:fill="FFFFFF"/>
        </w:rPr>
        <w:t>Kutta</w:t>
      </w:r>
      <w:proofErr w:type="spellEnd"/>
      <w:r w:rsidRPr="001E6CB9">
        <w:rPr>
          <w:shd w:val="clear" w:color="auto" w:fill="FFFFFF"/>
        </w:rPr>
        <w:t xml:space="preserve">, T. J., &amp; </w:t>
      </w:r>
      <w:proofErr w:type="spellStart"/>
      <w:r w:rsidRPr="001E6CB9">
        <w:rPr>
          <w:shd w:val="clear" w:color="auto" w:fill="FFFFFF"/>
        </w:rPr>
        <w:t>Schatschneider</w:t>
      </w:r>
      <w:proofErr w:type="spellEnd"/>
      <w:r w:rsidRPr="001E6CB9">
        <w:rPr>
          <w:shd w:val="clear" w:color="auto" w:fill="FFFFFF"/>
        </w:rPr>
        <w:t xml:space="preserve">, C. (2011). Long-term cumulative structural priming persists for (at least) one week. </w:t>
      </w:r>
      <w:r w:rsidRPr="001E6CB9">
        <w:rPr>
          <w:i/>
          <w:iCs/>
          <w:shd w:val="clear" w:color="auto" w:fill="FFFFFF"/>
        </w:rPr>
        <w:t xml:space="preserve">Memory &amp; </w:t>
      </w:r>
      <w:r w:rsidR="00267BC1" w:rsidRPr="001E6CB9">
        <w:rPr>
          <w:i/>
          <w:iCs/>
          <w:shd w:val="clear" w:color="auto" w:fill="FFFFFF"/>
        </w:rPr>
        <w:t>C</w:t>
      </w:r>
      <w:r w:rsidRPr="001E6CB9">
        <w:rPr>
          <w:i/>
          <w:iCs/>
          <w:shd w:val="clear" w:color="auto" w:fill="FFFFFF"/>
        </w:rPr>
        <w:t>ognition</w:t>
      </w:r>
      <w:r w:rsidRPr="001E6CB9">
        <w:rPr>
          <w:shd w:val="clear" w:color="auto" w:fill="FFFFFF"/>
        </w:rPr>
        <w:t xml:space="preserve">, </w:t>
      </w:r>
      <w:r w:rsidRPr="001E6CB9">
        <w:rPr>
          <w:i/>
          <w:iCs/>
          <w:shd w:val="clear" w:color="auto" w:fill="FFFFFF"/>
        </w:rPr>
        <w:t>39</w:t>
      </w:r>
      <w:r w:rsidRPr="001E6CB9">
        <w:rPr>
          <w:shd w:val="clear" w:color="auto" w:fill="FFFFFF"/>
        </w:rPr>
        <w:t>, 381-388.</w:t>
      </w:r>
    </w:p>
    <w:p w14:paraId="4B1AB896" w14:textId="2F347ECD" w:rsidR="00344261" w:rsidRPr="00344261" w:rsidRDefault="00344261" w:rsidP="00344261">
      <w:pPr>
        <w:spacing w:line="360" w:lineRule="auto"/>
        <w:ind w:left="720" w:hanging="720"/>
        <w:rPr>
          <w:shd w:val="clear" w:color="auto" w:fill="FFFFFF"/>
        </w:rPr>
      </w:pPr>
      <w:proofErr w:type="spellStart"/>
      <w:ins w:id="688" w:author="Nick Gruberg" w:date="2018-04-18T14:57:00Z">
        <w:r w:rsidRPr="00344261">
          <w:rPr>
            <w:shd w:val="clear" w:color="auto" w:fill="FFFFFF"/>
          </w:rPr>
          <w:t>Lambrecht</w:t>
        </w:r>
        <w:proofErr w:type="spellEnd"/>
        <w:r w:rsidRPr="00344261">
          <w:rPr>
            <w:shd w:val="clear" w:color="auto" w:fill="FFFFFF"/>
          </w:rPr>
          <w:t>, K. (1994). Information structure and sentence form. Cambridge, UK: Cambridge University Press.</w:t>
        </w:r>
      </w:ins>
    </w:p>
    <w:p w14:paraId="6FD3F11C" w14:textId="77777777" w:rsidR="004806D6" w:rsidRPr="001E6CB9" w:rsidRDefault="00C10D47" w:rsidP="00C10D47">
      <w:pPr>
        <w:spacing w:line="360" w:lineRule="auto"/>
        <w:ind w:left="720" w:hanging="720"/>
      </w:pPr>
      <w:proofErr w:type="spellStart"/>
      <w:r w:rsidRPr="001E6CB9">
        <w:rPr>
          <w:shd w:val="clear" w:color="auto" w:fill="FFFFFF"/>
        </w:rPr>
        <w:t>Michaelis</w:t>
      </w:r>
      <w:proofErr w:type="spellEnd"/>
      <w:r w:rsidRPr="001E6CB9">
        <w:rPr>
          <w:shd w:val="clear" w:color="auto" w:fill="FFFFFF"/>
        </w:rPr>
        <w:t xml:space="preserve">, L. (2003). Word meaning, sentence meaning, and syntactic meaning. </w:t>
      </w:r>
      <w:r w:rsidRPr="001E6CB9">
        <w:rPr>
          <w:i/>
          <w:iCs/>
          <w:shd w:val="clear" w:color="auto" w:fill="FFFFFF"/>
        </w:rPr>
        <w:t xml:space="preserve">Cognitive </w:t>
      </w:r>
      <w:r w:rsidR="00267BC1" w:rsidRPr="001E6CB9">
        <w:rPr>
          <w:i/>
          <w:iCs/>
          <w:shd w:val="clear" w:color="auto" w:fill="FFFFFF"/>
        </w:rPr>
        <w:t>A</w:t>
      </w:r>
      <w:r w:rsidRPr="001E6CB9">
        <w:rPr>
          <w:i/>
          <w:iCs/>
          <w:shd w:val="clear" w:color="auto" w:fill="FFFFFF"/>
        </w:rPr>
        <w:t xml:space="preserve">pproaches to </w:t>
      </w:r>
      <w:r w:rsidR="00267BC1" w:rsidRPr="001E6CB9">
        <w:rPr>
          <w:i/>
          <w:iCs/>
          <w:shd w:val="clear" w:color="auto" w:fill="FFFFFF"/>
        </w:rPr>
        <w:t>L</w:t>
      </w:r>
      <w:r w:rsidRPr="001E6CB9">
        <w:rPr>
          <w:i/>
          <w:iCs/>
          <w:shd w:val="clear" w:color="auto" w:fill="FFFFFF"/>
        </w:rPr>
        <w:t xml:space="preserve">exical </w:t>
      </w:r>
      <w:r w:rsidR="00267BC1" w:rsidRPr="001E6CB9">
        <w:rPr>
          <w:i/>
          <w:iCs/>
          <w:shd w:val="clear" w:color="auto" w:fill="FFFFFF"/>
        </w:rPr>
        <w:t>S</w:t>
      </w:r>
      <w:r w:rsidRPr="001E6CB9">
        <w:rPr>
          <w:i/>
          <w:iCs/>
          <w:shd w:val="clear" w:color="auto" w:fill="FFFFFF"/>
        </w:rPr>
        <w:t>emantics</w:t>
      </w:r>
      <w:r w:rsidRPr="001E6CB9">
        <w:rPr>
          <w:shd w:val="clear" w:color="auto" w:fill="FFFFFF"/>
        </w:rPr>
        <w:t xml:space="preserve">, </w:t>
      </w:r>
      <w:r w:rsidRPr="001E6CB9">
        <w:rPr>
          <w:i/>
          <w:iCs/>
          <w:shd w:val="clear" w:color="auto" w:fill="FFFFFF"/>
        </w:rPr>
        <w:t>23</w:t>
      </w:r>
      <w:r w:rsidRPr="001E6CB9">
        <w:rPr>
          <w:shd w:val="clear" w:color="auto" w:fill="FFFFFF"/>
        </w:rPr>
        <w:t>, 163-209.</w:t>
      </w:r>
    </w:p>
    <w:p w14:paraId="30D5AC7E" w14:textId="77777777" w:rsidR="004806D6" w:rsidRPr="001E6CB9" w:rsidRDefault="00C10D47" w:rsidP="00C10D47">
      <w:pPr>
        <w:spacing w:line="360" w:lineRule="auto"/>
        <w:ind w:left="720" w:hanging="720"/>
      </w:pPr>
      <w:proofErr w:type="spellStart"/>
      <w:r w:rsidRPr="001E6CB9">
        <w:rPr>
          <w:shd w:val="clear" w:color="auto" w:fill="FFFFFF"/>
        </w:rPr>
        <w:t>Mervis</w:t>
      </w:r>
      <w:proofErr w:type="spellEnd"/>
      <w:r w:rsidRPr="001E6CB9">
        <w:rPr>
          <w:shd w:val="clear" w:color="auto" w:fill="FFFFFF"/>
        </w:rPr>
        <w:t xml:space="preserve">, </w:t>
      </w:r>
      <w:r w:rsidR="00267BC1" w:rsidRPr="001E6CB9">
        <w:rPr>
          <w:shd w:val="clear" w:color="auto" w:fill="FFFFFF"/>
        </w:rPr>
        <w:t xml:space="preserve">C. </w:t>
      </w:r>
      <w:r w:rsidRPr="001E6CB9">
        <w:rPr>
          <w:shd w:val="clear" w:color="auto" w:fill="FFFFFF"/>
        </w:rPr>
        <w:t xml:space="preserve">B., and </w:t>
      </w:r>
      <w:proofErr w:type="spellStart"/>
      <w:r w:rsidRPr="001E6CB9">
        <w:rPr>
          <w:shd w:val="clear" w:color="auto" w:fill="FFFFFF"/>
        </w:rPr>
        <w:t>Rosch</w:t>
      </w:r>
      <w:proofErr w:type="spellEnd"/>
      <w:r w:rsidRPr="001E6CB9">
        <w:rPr>
          <w:shd w:val="clear" w:color="auto" w:fill="FFFFFF"/>
        </w:rPr>
        <w:t>.</w:t>
      </w:r>
      <w:r w:rsidR="00267BC1" w:rsidRPr="001E6CB9">
        <w:rPr>
          <w:shd w:val="clear" w:color="auto" w:fill="FFFFFF"/>
        </w:rPr>
        <w:t xml:space="preserve"> E.</w:t>
      </w:r>
      <w:r w:rsidRPr="001E6CB9">
        <w:rPr>
          <w:shd w:val="clear" w:color="auto" w:fill="FFFFFF"/>
        </w:rPr>
        <w:t xml:space="preserve"> </w:t>
      </w:r>
      <w:r w:rsidR="00267BC1" w:rsidRPr="001E6CB9">
        <w:rPr>
          <w:shd w:val="clear" w:color="auto" w:fill="FFFFFF"/>
        </w:rPr>
        <w:t xml:space="preserve">(1981). </w:t>
      </w:r>
      <w:r w:rsidRPr="001E6CB9">
        <w:rPr>
          <w:shd w:val="clear" w:color="auto" w:fill="FFFFFF"/>
        </w:rPr>
        <w:t>Categorization of natural objects."</w:t>
      </w:r>
      <w:r w:rsidR="00267BC1" w:rsidRPr="001E6CB9">
        <w:rPr>
          <w:shd w:val="clear" w:color="auto" w:fill="FFFFFF"/>
        </w:rPr>
        <w:t xml:space="preserve"> </w:t>
      </w:r>
      <w:r w:rsidRPr="001E6CB9">
        <w:rPr>
          <w:i/>
          <w:iCs/>
          <w:shd w:val="clear" w:color="auto" w:fill="FFFFFF"/>
        </w:rPr>
        <w:t xml:space="preserve">Annual </w:t>
      </w:r>
      <w:r w:rsidR="00267BC1" w:rsidRPr="001E6CB9">
        <w:rPr>
          <w:i/>
          <w:iCs/>
          <w:shd w:val="clear" w:color="auto" w:fill="FFFFFF"/>
        </w:rPr>
        <w:t>R</w:t>
      </w:r>
      <w:r w:rsidRPr="001E6CB9">
        <w:rPr>
          <w:i/>
          <w:iCs/>
          <w:shd w:val="clear" w:color="auto" w:fill="FFFFFF"/>
        </w:rPr>
        <w:t xml:space="preserve">eview of </w:t>
      </w:r>
      <w:r w:rsidR="00267BC1" w:rsidRPr="001E6CB9">
        <w:rPr>
          <w:i/>
          <w:iCs/>
          <w:shd w:val="clear" w:color="auto" w:fill="FFFFFF"/>
        </w:rPr>
        <w:t>P</w:t>
      </w:r>
      <w:r w:rsidRPr="001E6CB9">
        <w:rPr>
          <w:i/>
          <w:iCs/>
          <w:shd w:val="clear" w:color="auto" w:fill="FFFFFF"/>
        </w:rPr>
        <w:t>sychology</w:t>
      </w:r>
      <w:r w:rsidR="00267BC1" w:rsidRPr="001E6CB9">
        <w:rPr>
          <w:i/>
          <w:iCs/>
          <w:shd w:val="clear" w:color="auto" w:fill="FFFFFF"/>
        </w:rPr>
        <w:t>,</w:t>
      </w:r>
      <w:r w:rsidRPr="001E6CB9">
        <w:rPr>
          <w:shd w:val="clear" w:color="auto" w:fill="FFFFFF"/>
        </w:rPr>
        <w:t xml:space="preserve"> </w:t>
      </w:r>
      <w:r w:rsidRPr="001E6CB9">
        <w:rPr>
          <w:i/>
          <w:shd w:val="clear" w:color="auto" w:fill="FFFFFF"/>
        </w:rPr>
        <w:t>32</w:t>
      </w:r>
      <w:r w:rsidR="00267BC1" w:rsidRPr="001E6CB9">
        <w:rPr>
          <w:shd w:val="clear" w:color="auto" w:fill="FFFFFF"/>
        </w:rPr>
        <w:t>,</w:t>
      </w:r>
      <w:r w:rsidRPr="001E6CB9">
        <w:rPr>
          <w:shd w:val="clear" w:color="auto" w:fill="FFFFFF"/>
        </w:rPr>
        <w:t xml:space="preserve"> 89-115.</w:t>
      </w:r>
    </w:p>
    <w:p w14:paraId="10473837" w14:textId="54CFD4A8" w:rsidR="004806D6" w:rsidRDefault="00C10D47" w:rsidP="00C10D47">
      <w:pPr>
        <w:spacing w:line="360" w:lineRule="auto"/>
        <w:ind w:left="720" w:hanging="720"/>
        <w:rPr>
          <w:ins w:id="689" w:author="Nick Gruberg" w:date="2018-04-11T14:55:00Z"/>
          <w:shd w:val="clear" w:color="auto" w:fill="FFFFFF"/>
        </w:rPr>
      </w:pPr>
      <w:proofErr w:type="spellStart"/>
      <w:r w:rsidRPr="001E6CB9">
        <w:rPr>
          <w:shd w:val="clear" w:color="auto" w:fill="FFFFFF"/>
        </w:rPr>
        <w:t>Metzing</w:t>
      </w:r>
      <w:proofErr w:type="spellEnd"/>
      <w:r w:rsidRPr="001E6CB9">
        <w:rPr>
          <w:shd w:val="clear" w:color="auto" w:fill="FFFFFF"/>
        </w:rPr>
        <w:t>, C., &amp; Brennan, S. E. (2003). When conceptual pacts are broken: Partner-specific effects on the comprehension of referring expressions.</w:t>
      </w:r>
      <w:r w:rsidR="00F72C46" w:rsidRPr="001E6CB9">
        <w:rPr>
          <w:shd w:val="clear" w:color="auto" w:fill="FFFFFF"/>
        </w:rPr>
        <w:t xml:space="preserve"> </w:t>
      </w:r>
      <w:r w:rsidRPr="001E6CB9">
        <w:rPr>
          <w:i/>
          <w:iCs/>
          <w:shd w:val="clear" w:color="auto" w:fill="FFFFFF"/>
        </w:rPr>
        <w:t>Journal of Memory and Language</w:t>
      </w:r>
      <w:r w:rsidRPr="001E6CB9">
        <w:rPr>
          <w:shd w:val="clear" w:color="auto" w:fill="FFFFFF"/>
        </w:rPr>
        <w:t xml:space="preserve">, </w:t>
      </w:r>
      <w:r w:rsidRPr="001E6CB9">
        <w:rPr>
          <w:i/>
          <w:iCs/>
          <w:shd w:val="clear" w:color="auto" w:fill="FFFFFF"/>
        </w:rPr>
        <w:t>49</w:t>
      </w:r>
      <w:r w:rsidRPr="001E6CB9">
        <w:rPr>
          <w:shd w:val="clear" w:color="auto" w:fill="FFFFFF"/>
        </w:rPr>
        <w:t>, 201-213.</w:t>
      </w:r>
    </w:p>
    <w:p w14:paraId="441E1403" w14:textId="6B7B688C" w:rsidR="00406161" w:rsidRPr="00406161" w:rsidRDefault="00406161" w:rsidP="00406161">
      <w:pPr>
        <w:spacing w:line="360" w:lineRule="auto"/>
        <w:ind w:left="720" w:hanging="720"/>
        <w:rPr>
          <w:shd w:val="clear" w:color="auto" w:fill="FFFFFF"/>
        </w:rPr>
      </w:pPr>
      <w:ins w:id="690" w:author="Nick Gruberg" w:date="2018-04-11T14:55:00Z">
        <w:r w:rsidRPr="00406161">
          <w:rPr>
            <w:shd w:val="clear" w:color="auto" w:fill="FFFFFF"/>
          </w:rPr>
          <w:lastRenderedPageBreak/>
          <w:t>Oppenheim, G. M., Dell, G. S., &amp; Schwartz, M. F. (2010). The dark side of incremental learning: A model of cumulative semantic interference during lexical access in speech production. Cognition, 114, 227-252. doi:10.1016/j.cognition.2009.09.007</w:t>
        </w:r>
      </w:ins>
    </w:p>
    <w:p w14:paraId="174452AD" w14:textId="77777777" w:rsidR="004806D6" w:rsidRPr="001E6CB9" w:rsidRDefault="00C10D47" w:rsidP="00C10D47">
      <w:pPr>
        <w:spacing w:line="360" w:lineRule="auto"/>
        <w:ind w:left="720" w:hanging="720"/>
      </w:pPr>
      <w:r w:rsidRPr="001E6CB9">
        <w:rPr>
          <w:shd w:val="clear" w:color="auto" w:fill="FFFFFF"/>
        </w:rPr>
        <w:t xml:space="preserve">Pickering, M. J., &amp; </w:t>
      </w:r>
      <w:proofErr w:type="spellStart"/>
      <w:r w:rsidRPr="001E6CB9">
        <w:rPr>
          <w:shd w:val="clear" w:color="auto" w:fill="FFFFFF"/>
        </w:rPr>
        <w:t>Branigan</w:t>
      </w:r>
      <w:proofErr w:type="spellEnd"/>
      <w:r w:rsidRPr="001E6CB9">
        <w:rPr>
          <w:shd w:val="clear" w:color="auto" w:fill="FFFFFF"/>
        </w:rPr>
        <w:t xml:space="preserve">, H. P. (1998). The representation of verbs: Evidence from syntactic priming in language production. </w:t>
      </w:r>
      <w:r w:rsidRPr="001E6CB9">
        <w:rPr>
          <w:i/>
          <w:iCs/>
          <w:shd w:val="clear" w:color="auto" w:fill="FFFFFF"/>
        </w:rPr>
        <w:t xml:space="preserve">Journal of Memory and </w:t>
      </w:r>
      <w:r w:rsidR="00702CDF" w:rsidRPr="001E6CB9">
        <w:rPr>
          <w:i/>
          <w:iCs/>
          <w:shd w:val="clear" w:color="auto" w:fill="FFFFFF"/>
        </w:rPr>
        <w:t>L</w:t>
      </w:r>
      <w:r w:rsidRPr="001E6CB9">
        <w:rPr>
          <w:i/>
          <w:iCs/>
          <w:shd w:val="clear" w:color="auto" w:fill="FFFFFF"/>
        </w:rPr>
        <w:t>anguage</w:t>
      </w:r>
      <w:r w:rsidRPr="001E6CB9">
        <w:rPr>
          <w:shd w:val="clear" w:color="auto" w:fill="FFFFFF"/>
        </w:rPr>
        <w:t xml:space="preserve">, </w:t>
      </w:r>
      <w:r w:rsidRPr="001E6CB9">
        <w:rPr>
          <w:i/>
          <w:iCs/>
          <w:shd w:val="clear" w:color="auto" w:fill="FFFFFF"/>
        </w:rPr>
        <w:t>39</w:t>
      </w:r>
      <w:r w:rsidRPr="001E6CB9">
        <w:rPr>
          <w:shd w:val="clear" w:color="auto" w:fill="FFFFFF"/>
        </w:rPr>
        <w:t>, 633-651.</w:t>
      </w:r>
    </w:p>
    <w:p w14:paraId="33246F45" w14:textId="77777777" w:rsidR="004806D6" w:rsidRPr="001E6CB9" w:rsidRDefault="00C10D47" w:rsidP="00C10D47">
      <w:pPr>
        <w:spacing w:line="360" w:lineRule="auto"/>
        <w:ind w:left="720" w:hanging="720"/>
      </w:pPr>
      <w:r w:rsidRPr="001E6CB9">
        <w:rPr>
          <w:shd w:val="clear" w:color="auto" w:fill="FFFFFF"/>
        </w:rPr>
        <w:t xml:space="preserve">Pickering, M. J., &amp; </w:t>
      </w:r>
      <w:proofErr w:type="spellStart"/>
      <w:r w:rsidRPr="001E6CB9">
        <w:rPr>
          <w:shd w:val="clear" w:color="auto" w:fill="FFFFFF"/>
        </w:rPr>
        <w:t>Garrod</w:t>
      </w:r>
      <w:proofErr w:type="spellEnd"/>
      <w:r w:rsidRPr="001E6CB9">
        <w:rPr>
          <w:shd w:val="clear" w:color="auto" w:fill="FFFFFF"/>
        </w:rPr>
        <w:t xml:space="preserve">, S. (2004). Toward a mechanistic psychology of dialogue. </w:t>
      </w:r>
      <w:r w:rsidRPr="001E6CB9">
        <w:rPr>
          <w:i/>
          <w:iCs/>
          <w:shd w:val="clear" w:color="auto" w:fill="FFFFFF"/>
        </w:rPr>
        <w:t xml:space="preserve">Behavioral and </w:t>
      </w:r>
      <w:r w:rsidR="00702CDF" w:rsidRPr="001E6CB9">
        <w:rPr>
          <w:i/>
          <w:iCs/>
          <w:shd w:val="clear" w:color="auto" w:fill="FFFFFF"/>
        </w:rPr>
        <w:t>B</w:t>
      </w:r>
      <w:r w:rsidRPr="001E6CB9">
        <w:rPr>
          <w:i/>
          <w:iCs/>
          <w:shd w:val="clear" w:color="auto" w:fill="FFFFFF"/>
        </w:rPr>
        <w:t xml:space="preserve">rain </w:t>
      </w:r>
      <w:r w:rsidR="00702CDF" w:rsidRPr="001E6CB9">
        <w:rPr>
          <w:i/>
          <w:iCs/>
          <w:shd w:val="clear" w:color="auto" w:fill="FFFFFF"/>
        </w:rPr>
        <w:t>S</w:t>
      </w:r>
      <w:r w:rsidRPr="001E6CB9">
        <w:rPr>
          <w:i/>
          <w:iCs/>
          <w:shd w:val="clear" w:color="auto" w:fill="FFFFFF"/>
        </w:rPr>
        <w:t>ciences</w:t>
      </w:r>
      <w:r w:rsidRPr="001E6CB9">
        <w:rPr>
          <w:shd w:val="clear" w:color="auto" w:fill="FFFFFF"/>
        </w:rPr>
        <w:t xml:space="preserve">, </w:t>
      </w:r>
      <w:r w:rsidRPr="001E6CB9">
        <w:rPr>
          <w:i/>
          <w:iCs/>
          <w:shd w:val="clear" w:color="auto" w:fill="FFFFFF"/>
        </w:rPr>
        <w:t>27</w:t>
      </w:r>
      <w:r w:rsidRPr="001E6CB9">
        <w:rPr>
          <w:shd w:val="clear" w:color="auto" w:fill="FFFFFF"/>
        </w:rPr>
        <w:t>, 169-190.</w:t>
      </w:r>
    </w:p>
    <w:p w14:paraId="17CD7B4B" w14:textId="77777777" w:rsidR="004806D6" w:rsidRPr="001E6CB9" w:rsidRDefault="00C10D47" w:rsidP="00C10D47">
      <w:pPr>
        <w:spacing w:line="360" w:lineRule="auto"/>
        <w:ind w:left="720" w:hanging="720"/>
      </w:pPr>
      <w:r w:rsidRPr="001E6CB9">
        <w:rPr>
          <w:shd w:val="clear" w:color="auto" w:fill="FFFFFF"/>
        </w:rPr>
        <w:t xml:space="preserve">Pinker, S. (1989). Learnability and cognition: The acquisition of argument structure. MIT Press. </w:t>
      </w:r>
    </w:p>
    <w:p w14:paraId="40FF9BD3" w14:textId="77777777" w:rsidR="004806D6" w:rsidRPr="001E6CB9" w:rsidRDefault="00C10D47" w:rsidP="00C10D47">
      <w:pPr>
        <w:spacing w:line="360" w:lineRule="auto"/>
        <w:ind w:left="720" w:hanging="720"/>
      </w:pPr>
      <w:r w:rsidRPr="001E6CB9">
        <w:rPr>
          <w:shd w:val="clear" w:color="auto" w:fill="FFFFFF"/>
        </w:rPr>
        <w:t xml:space="preserve">Potter, M. C., &amp; Lombardi, L. (1998). Syntactic priming in immediate recall of sentences. </w:t>
      </w:r>
      <w:r w:rsidRPr="001E6CB9">
        <w:rPr>
          <w:i/>
          <w:iCs/>
          <w:shd w:val="clear" w:color="auto" w:fill="FFFFFF"/>
        </w:rPr>
        <w:t>Journal of Memory and Language</w:t>
      </w:r>
      <w:r w:rsidRPr="001E6CB9">
        <w:rPr>
          <w:shd w:val="clear" w:color="auto" w:fill="FFFFFF"/>
        </w:rPr>
        <w:t xml:space="preserve">, </w:t>
      </w:r>
      <w:r w:rsidRPr="001E6CB9">
        <w:rPr>
          <w:i/>
          <w:iCs/>
          <w:shd w:val="clear" w:color="auto" w:fill="FFFFFF"/>
        </w:rPr>
        <w:t>38</w:t>
      </w:r>
      <w:r w:rsidRPr="001E6CB9">
        <w:rPr>
          <w:shd w:val="clear" w:color="auto" w:fill="FFFFFF"/>
        </w:rPr>
        <w:t>, 265-282.</w:t>
      </w:r>
    </w:p>
    <w:p w14:paraId="2909D49B" w14:textId="77777777" w:rsidR="004806D6" w:rsidRPr="001E6CB9" w:rsidRDefault="00C10D47" w:rsidP="00C10D47">
      <w:pPr>
        <w:spacing w:line="360" w:lineRule="auto"/>
        <w:ind w:left="720" w:hanging="720"/>
      </w:pPr>
      <w:r w:rsidRPr="001E6CB9">
        <w:rPr>
          <w:shd w:val="clear" w:color="auto" w:fill="FFFFFF"/>
        </w:rPr>
        <w:t>R Development Core Team (2014). R: A language and environment for statistical computing. Vienna, Austria: R Foundation for Statistical Computing; 2014.</w:t>
      </w:r>
    </w:p>
    <w:p w14:paraId="792E07CF" w14:textId="1EAE8533" w:rsidR="004806D6" w:rsidRPr="001E6CB9" w:rsidRDefault="00C10D47" w:rsidP="00C10D47">
      <w:pPr>
        <w:spacing w:line="360" w:lineRule="auto"/>
        <w:ind w:left="720" w:hanging="720"/>
      </w:pPr>
      <w:proofErr w:type="spellStart"/>
      <w:r w:rsidRPr="001E6CB9">
        <w:rPr>
          <w:shd w:val="clear" w:color="auto" w:fill="FFFFFF"/>
        </w:rPr>
        <w:t>Rosch</w:t>
      </w:r>
      <w:proofErr w:type="spellEnd"/>
      <w:r w:rsidRPr="001E6CB9">
        <w:rPr>
          <w:shd w:val="clear" w:color="auto" w:fill="FFFFFF"/>
        </w:rPr>
        <w:t xml:space="preserve">, E., </w:t>
      </w:r>
      <w:proofErr w:type="spellStart"/>
      <w:r w:rsidRPr="001E6CB9">
        <w:rPr>
          <w:shd w:val="clear" w:color="auto" w:fill="FFFFFF"/>
        </w:rPr>
        <w:t>Mervis</w:t>
      </w:r>
      <w:proofErr w:type="spellEnd"/>
      <w:r w:rsidRPr="001E6CB9">
        <w:rPr>
          <w:shd w:val="clear" w:color="auto" w:fill="FFFFFF"/>
        </w:rPr>
        <w:t xml:space="preserve">, C. B., Gray, W. D., Johnson, M. D. &amp; </w:t>
      </w:r>
      <w:proofErr w:type="spellStart"/>
      <w:r w:rsidRPr="001E6CB9">
        <w:rPr>
          <w:shd w:val="clear" w:color="auto" w:fill="FFFFFF"/>
        </w:rPr>
        <w:t>Boyes-Braem</w:t>
      </w:r>
      <w:proofErr w:type="spellEnd"/>
      <w:r w:rsidRPr="001E6CB9">
        <w:rPr>
          <w:shd w:val="clear" w:color="auto" w:fill="FFFFFF"/>
        </w:rPr>
        <w:t xml:space="preserve">, P. (1976). Basic objects in natural categories. </w:t>
      </w:r>
      <w:r w:rsidRPr="001E6CB9">
        <w:rPr>
          <w:i/>
          <w:shd w:val="clear" w:color="auto" w:fill="FFFFFF"/>
        </w:rPr>
        <w:t>Cognitive Psychology</w:t>
      </w:r>
      <w:r w:rsidRPr="001E6CB9">
        <w:rPr>
          <w:shd w:val="clear" w:color="auto" w:fill="FFFFFF"/>
        </w:rPr>
        <w:t xml:space="preserve">, </w:t>
      </w:r>
      <w:r w:rsidRPr="001E6CB9">
        <w:rPr>
          <w:i/>
          <w:shd w:val="clear" w:color="auto" w:fill="FFFFFF"/>
        </w:rPr>
        <w:t>8</w:t>
      </w:r>
      <w:r w:rsidRPr="001E6CB9">
        <w:rPr>
          <w:shd w:val="clear" w:color="auto" w:fill="FFFFFF"/>
        </w:rPr>
        <w:t xml:space="preserve">, 382-439. </w:t>
      </w:r>
    </w:p>
    <w:p w14:paraId="75EE97AB" w14:textId="77777777" w:rsidR="00C10D47" w:rsidRPr="001E6CB9" w:rsidRDefault="00C10D47" w:rsidP="000D6713">
      <w:pPr>
        <w:ind w:left="720" w:hanging="720"/>
      </w:pPr>
      <w:proofErr w:type="spellStart"/>
      <w:r w:rsidRPr="001E6CB9">
        <w:rPr>
          <w:shd w:val="clear" w:color="auto" w:fill="FFFFFF"/>
        </w:rPr>
        <w:t>Thothathiri</w:t>
      </w:r>
      <w:proofErr w:type="spellEnd"/>
      <w:r w:rsidRPr="001E6CB9">
        <w:rPr>
          <w:shd w:val="clear" w:color="auto" w:fill="FFFFFF"/>
        </w:rPr>
        <w:t xml:space="preserve">, M., &amp; </w:t>
      </w:r>
      <w:proofErr w:type="spellStart"/>
      <w:r w:rsidRPr="001E6CB9">
        <w:rPr>
          <w:shd w:val="clear" w:color="auto" w:fill="FFFFFF"/>
        </w:rPr>
        <w:t>Snedeker</w:t>
      </w:r>
      <w:proofErr w:type="spellEnd"/>
      <w:r w:rsidRPr="001E6CB9">
        <w:rPr>
          <w:shd w:val="clear" w:color="auto" w:fill="FFFFFF"/>
        </w:rPr>
        <w:t xml:space="preserve">, J. (2008). Give and take: Syntactic priming during spoken language comprehension. </w:t>
      </w:r>
      <w:r w:rsidRPr="001E6CB9">
        <w:rPr>
          <w:i/>
          <w:iCs/>
          <w:shd w:val="clear" w:color="auto" w:fill="FFFFFF"/>
        </w:rPr>
        <w:t>Cognition</w:t>
      </w:r>
      <w:r w:rsidRPr="001E6CB9">
        <w:rPr>
          <w:shd w:val="clear" w:color="auto" w:fill="FFFFFF"/>
        </w:rPr>
        <w:t xml:space="preserve">, </w:t>
      </w:r>
      <w:r w:rsidRPr="001E6CB9">
        <w:rPr>
          <w:i/>
          <w:iCs/>
          <w:shd w:val="clear" w:color="auto" w:fill="FFFFFF"/>
        </w:rPr>
        <w:t>108</w:t>
      </w:r>
      <w:r w:rsidRPr="001E6CB9">
        <w:rPr>
          <w:shd w:val="clear" w:color="auto" w:fill="FFFFFF"/>
        </w:rPr>
        <w:t>, 51-68.</w:t>
      </w:r>
    </w:p>
    <w:p w14:paraId="5D3D648B" w14:textId="77777777" w:rsidR="004806D6" w:rsidRPr="001E6CB9" w:rsidRDefault="004806D6" w:rsidP="004806D6">
      <w:pPr>
        <w:ind w:firstLine="0"/>
      </w:pPr>
    </w:p>
    <w:sectPr w:rsidR="004806D6" w:rsidRPr="001E6CB9" w:rsidSect="00F9796C">
      <w:headerReference w:type="default" r:id="rId17"/>
      <w:headerReference w:type="first" r:id="rId18"/>
      <w:footnotePr>
        <w:pos w:val="beneathText"/>
      </w:footnotePr>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Victor Ferreira" w:date="2018-03-22T15:27:00Z" w:initials="VSF">
    <w:p w14:paraId="67F2D309" w14:textId="612511B0" w:rsidR="0017367A" w:rsidRDefault="0017367A">
      <w:pPr>
        <w:pStyle w:val="CommentText"/>
      </w:pPr>
      <w:r>
        <w:rPr>
          <w:rStyle w:val="CommentReference"/>
        </w:rPr>
        <w:annotationRef/>
      </w:r>
      <w:r>
        <w:t>Change</w:t>
      </w:r>
    </w:p>
  </w:comment>
  <w:comment w:id="11" w:author="Shota Momma" w:date="2018-04-26T13:27:00Z" w:initials="SM">
    <w:p w14:paraId="3BCF0848" w14:textId="12F63451" w:rsidR="0017367A" w:rsidRDefault="0017367A">
      <w:pPr>
        <w:pStyle w:val="CommentText"/>
      </w:pPr>
      <w:r>
        <w:rPr>
          <w:rStyle w:val="CommentReference"/>
        </w:rPr>
        <w:annotationRef/>
      </w:r>
      <w:r>
        <w:t>I don't think this is a theory-dependent claim? Rather, it is an observat</w:t>
      </w:r>
      <w:r w:rsidR="00F94864">
        <w:t>ion pointed out by Green (1974)?</w:t>
      </w:r>
    </w:p>
  </w:comment>
  <w:comment w:id="15" w:author="Nick Gruberg" w:date="2018-04-18T13:47:00Z" w:initials="NG">
    <w:p w14:paraId="1DB330F8" w14:textId="32DD8276" w:rsidR="0017367A" w:rsidRDefault="0017367A">
      <w:pPr>
        <w:pStyle w:val="CommentText"/>
      </w:pPr>
      <w:r>
        <w:rPr>
          <w:rStyle w:val="CommentReference"/>
        </w:rPr>
        <w:annotationRef/>
      </w:r>
      <w:r>
        <w:t>I suggest we remove this unless we think the summary of this view of syntactic priming is necessary.</w:t>
      </w:r>
    </w:p>
  </w:comment>
  <w:comment w:id="23" w:author="Nick Gruberg" w:date="2018-04-18T14:04:00Z" w:initials="NG">
    <w:p w14:paraId="27667AB4" w14:textId="2D2CCC96" w:rsidR="0017367A" w:rsidRDefault="0017367A">
      <w:pPr>
        <w:pStyle w:val="CommentText"/>
      </w:pPr>
      <w:r>
        <w:rPr>
          <w:rStyle w:val="CommentReference"/>
        </w:rPr>
        <w:annotationRef/>
      </w:r>
      <w:r>
        <w:t>This is not true of Experiment 3.</w:t>
      </w:r>
    </w:p>
  </w:comment>
  <w:comment w:id="46" w:author="Victor Ferreira" w:date="2018-04-17T10:46:00Z" w:initials="VSF">
    <w:p w14:paraId="5A263EA7" w14:textId="3C79153B" w:rsidR="0017367A" w:rsidRDefault="0017367A">
      <w:pPr>
        <w:pStyle w:val="CommentText"/>
      </w:pPr>
      <w:r>
        <w:rPr>
          <w:rStyle w:val="CommentReference"/>
        </w:rPr>
        <w:annotationRef/>
      </w:r>
      <w:r>
        <w:t>I just went ahead and deleted the whole section on partner-independence, reducing it to a short explanation below where we talk about E2 and E3. This is good, I think, both because it defangs that reviewer’s concern, and because it makes the E2-E3 part of the introduction more parallel to the E4-E6 part of the introduction.</w:t>
      </w:r>
    </w:p>
  </w:comment>
  <w:comment w:id="68" w:author="Victor Ferreira" w:date="2018-03-22T16:56:00Z" w:initials="VSF">
    <w:p w14:paraId="12987C38" w14:textId="1A1894E9" w:rsidR="0017367A" w:rsidRDefault="0017367A">
      <w:pPr>
        <w:pStyle w:val="CommentText"/>
      </w:pPr>
      <w:r>
        <w:rPr>
          <w:rStyle w:val="CommentReference"/>
        </w:rPr>
        <w:annotationRef/>
      </w:r>
      <w:r>
        <w:t>Delete up until before just before this. Is the proposal.</w:t>
      </w:r>
    </w:p>
  </w:comment>
  <w:comment w:id="69" w:author="Nick Gruberg" w:date="2018-04-01T12:52:00Z" w:initials="NG">
    <w:p w14:paraId="5688FD6C" w14:textId="5240C991" w:rsidR="0017367A" w:rsidRDefault="0017367A">
      <w:pPr>
        <w:pStyle w:val="CommentText"/>
      </w:pPr>
      <w:r>
        <w:rPr>
          <w:rStyle w:val="CommentReference"/>
        </w:rPr>
        <w:annotationRef/>
      </w:r>
      <w:r>
        <w:t xml:space="preserve"> </w:t>
      </w:r>
    </w:p>
  </w:comment>
  <w:comment w:id="96" w:author="Nick Gruberg" w:date="2018-04-18T14:17:00Z" w:initials="NG">
    <w:p w14:paraId="7D1F940F" w14:textId="16C796F2" w:rsidR="0017367A" w:rsidRDefault="0017367A">
      <w:pPr>
        <w:pStyle w:val="CommentText"/>
      </w:pPr>
      <w:r>
        <w:rPr>
          <w:rStyle w:val="CommentReference"/>
        </w:rPr>
        <w:annotationRef/>
      </w:r>
      <w:r>
        <w:t>Nice, is parenthetical this intended to address (who we assume is) Sarah Brown-Schmidt’s concern?</w:t>
      </w:r>
    </w:p>
  </w:comment>
  <w:comment w:id="106" w:author="Victor Ferreira" w:date="2018-04-17T10:52:00Z" w:initials="VSF">
    <w:p w14:paraId="5A35B6F3" w14:textId="15A3BC04" w:rsidR="0017367A" w:rsidRDefault="0017367A">
      <w:pPr>
        <w:pStyle w:val="CommentText"/>
      </w:pPr>
      <w:r>
        <w:rPr>
          <w:rStyle w:val="CommentReference"/>
        </w:rPr>
        <w:annotationRef/>
      </w:r>
      <w:r>
        <w:t>Is this still accurate?</w:t>
      </w:r>
    </w:p>
  </w:comment>
  <w:comment w:id="107" w:author="Nick Gruberg" w:date="2018-04-18T14:23:00Z" w:initials="NG">
    <w:p w14:paraId="10E52368" w14:textId="559A0D36" w:rsidR="0017367A" w:rsidRDefault="0017367A">
      <w:pPr>
        <w:pStyle w:val="CommentText"/>
      </w:pPr>
      <w:r>
        <w:rPr>
          <w:rStyle w:val="CommentReference"/>
        </w:rPr>
        <w:annotationRef/>
      </w:r>
      <w:r>
        <w:t>I believe so. The only thing that changed was that I coded the variables numerically… I’ll check with Rachel as she wrote up the same (essentially) statistical test.</w:t>
      </w:r>
    </w:p>
  </w:comment>
  <w:comment w:id="114" w:author="Microsoft Office User" w:date="2018-05-09T12:34:00Z" w:initials="Office">
    <w:p w14:paraId="19642BC7" w14:textId="1E5748BB" w:rsidR="003078D2" w:rsidRDefault="003078D2">
      <w:pPr>
        <w:pStyle w:val="CommentText"/>
      </w:pPr>
      <w:r>
        <w:rPr>
          <w:rStyle w:val="CommentReference"/>
        </w:rPr>
        <w:annotationRef/>
      </w:r>
      <w:r>
        <w:t>Confirmed</w:t>
      </w:r>
    </w:p>
    <w:p w14:paraId="4393F629" w14:textId="77777777" w:rsidR="003078D2" w:rsidRDefault="003078D2">
      <w:pPr>
        <w:pStyle w:val="CommentText"/>
      </w:pPr>
    </w:p>
  </w:comment>
  <w:comment w:id="122" w:author="Microsoft Office User" w:date="2018-05-09T12:34:00Z" w:initials="Office">
    <w:p w14:paraId="4149C9F6" w14:textId="1190A432" w:rsidR="003078D2" w:rsidRDefault="003078D2">
      <w:pPr>
        <w:pStyle w:val="CommentText"/>
      </w:pPr>
      <w:r>
        <w:rPr>
          <w:rStyle w:val="CommentReference"/>
        </w:rPr>
        <w:annotationRef/>
      </w:r>
      <w:r>
        <w:t>Confirmed</w:t>
      </w:r>
    </w:p>
    <w:p w14:paraId="2C8EFC2F" w14:textId="77777777" w:rsidR="00F96B1B" w:rsidRDefault="00F96B1B">
      <w:pPr>
        <w:pStyle w:val="CommentText"/>
      </w:pPr>
    </w:p>
  </w:comment>
  <w:comment w:id="127" w:author="Microsoft Office User" w:date="2018-05-09T12:35:00Z" w:initials="Office">
    <w:p w14:paraId="1F82B086" w14:textId="608D61CB" w:rsidR="00F96B1B" w:rsidRDefault="00F96B1B">
      <w:pPr>
        <w:pStyle w:val="CommentText"/>
      </w:pPr>
      <w:r>
        <w:rPr>
          <w:rStyle w:val="CommentReference"/>
        </w:rPr>
        <w:annotationRef/>
      </w:r>
      <w:r>
        <w:t>2?</w:t>
      </w:r>
    </w:p>
  </w:comment>
  <w:comment w:id="128" w:author="Microsoft Office User" w:date="2018-05-09T12:35:00Z" w:initials="Office">
    <w:p w14:paraId="5EC1D91B" w14:textId="5C8CC587" w:rsidR="00F96B1B" w:rsidRDefault="00F96B1B">
      <w:pPr>
        <w:pStyle w:val="CommentText"/>
      </w:pPr>
      <w:r>
        <w:rPr>
          <w:rStyle w:val="CommentReference"/>
        </w:rPr>
        <w:annotationRef/>
      </w:r>
      <w:r>
        <w:t>2.32?</w:t>
      </w:r>
    </w:p>
  </w:comment>
  <w:comment w:id="140" w:author="Victor Ferreira" w:date="2018-04-17T10:58:00Z" w:initials="VSF">
    <w:p w14:paraId="43B7C68E" w14:textId="2834BB9C" w:rsidR="0017367A" w:rsidRDefault="0017367A">
      <w:pPr>
        <w:pStyle w:val="CommentText"/>
      </w:pPr>
      <w:r>
        <w:rPr>
          <w:rStyle w:val="CommentReference"/>
        </w:rPr>
        <w:annotationRef/>
      </w:r>
      <w:r>
        <w:t>Again, this is up to date?  (Remember that a big reviewer concern was that the statistics weren’t adequately described.)</w:t>
      </w:r>
    </w:p>
  </w:comment>
  <w:comment w:id="141" w:author="Microsoft Office User" w:date="2018-05-09T12:49:00Z" w:initials="Office">
    <w:p w14:paraId="53C4F3A1" w14:textId="700415CC" w:rsidR="00FE55D9" w:rsidRDefault="00FE55D9">
      <w:pPr>
        <w:pStyle w:val="CommentText"/>
      </w:pPr>
      <w:r>
        <w:rPr>
          <w:rStyle w:val="CommentReference"/>
        </w:rPr>
        <w:annotationRef/>
      </w:r>
      <w:r>
        <w:t>Confirmed.</w:t>
      </w:r>
    </w:p>
  </w:comment>
  <w:comment w:id="144" w:author="Microsoft Office User" w:date="2018-05-09T12:38:00Z" w:initials="Office">
    <w:p w14:paraId="2E0E4AE7" w14:textId="702BF8D5" w:rsidR="00F96B1B" w:rsidRDefault="00F96B1B">
      <w:pPr>
        <w:pStyle w:val="CommentText"/>
      </w:pPr>
      <w:r>
        <w:rPr>
          <w:rStyle w:val="CommentReference"/>
        </w:rPr>
        <w:annotationRef/>
      </w:r>
      <w:r>
        <w:t>Confirmed</w:t>
      </w:r>
    </w:p>
  </w:comment>
  <w:comment w:id="149" w:author="Microsoft Office User" w:date="2018-05-09T12:36:00Z" w:initials="Office">
    <w:p w14:paraId="33BD05D6" w14:textId="3EF1EBA5" w:rsidR="00F96B1B" w:rsidRDefault="00F96B1B">
      <w:pPr>
        <w:pStyle w:val="CommentText"/>
      </w:pPr>
      <w:r>
        <w:rPr>
          <w:rStyle w:val="CommentReference"/>
        </w:rPr>
        <w:annotationRef/>
      </w:r>
      <w:r>
        <w:t>Confirmed.</w:t>
      </w:r>
    </w:p>
  </w:comment>
  <w:comment w:id="150" w:author="Microsoft Office User" w:date="2018-05-09T12:39:00Z" w:initials="Office">
    <w:p w14:paraId="4156379F" w14:textId="3C2667EB" w:rsidR="00F96B1B" w:rsidRDefault="00F96B1B">
      <w:pPr>
        <w:pStyle w:val="CommentText"/>
      </w:pPr>
      <w:r>
        <w:rPr>
          <w:rStyle w:val="CommentReference"/>
        </w:rPr>
        <w:annotationRef/>
      </w:r>
      <w:r>
        <w:t>Confirmed.</w:t>
      </w:r>
    </w:p>
  </w:comment>
  <w:comment w:id="160" w:author="Microsoft Office User" w:date="2018-05-09T12:40:00Z" w:initials="Office">
    <w:p w14:paraId="2B585F56" w14:textId="6D3824A6" w:rsidR="00F96B1B" w:rsidRDefault="00F96B1B">
      <w:pPr>
        <w:pStyle w:val="CommentText"/>
      </w:pPr>
      <w:r>
        <w:rPr>
          <w:rStyle w:val="CommentReference"/>
        </w:rPr>
        <w:annotationRef/>
      </w:r>
      <w:r>
        <w:t>Confirmed.</w:t>
      </w:r>
    </w:p>
  </w:comment>
  <w:comment w:id="161" w:author="Microsoft Office User" w:date="2018-05-09T12:40:00Z" w:initials="Office">
    <w:p w14:paraId="02015EB9" w14:textId="31768851" w:rsidR="00F96B1B" w:rsidRDefault="00F96B1B">
      <w:pPr>
        <w:pStyle w:val="CommentText"/>
      </w:pPr>
      <w:r>
        <w:rPr>
          <w:rStyle w:val="CommentReference"/>
        </w:rPr>
        <w:annotationRef/>
      </w:r>
      <w:r>
        <w:t>Confirmed.</w:t>
      </w:r>
    </w:p>
  </w:comment>
  <w:comment w:id="162" w:author="Microsoft Office User" w:date="2018-05-09T12:39:00Z" w:initials="Office">
    <w:p w14:paraId="286D6535" w14:textId="6D8E2A80" w:rsidR="00F96B1B" w:rsidRDefault="00F96B1B">
      <w:pPr>
        <w:pStyle w:val="CommentText"/>
      </w:pPr>
      <w:r>
        <w:rPr>
          <w:rStyle w:val="CommentReference"/>
        </w:rPr>
        <w:annotationRef/>
      </w:r>
      <w:r>
        <w:t>Confirmed.</w:t>
      </w:r>
    </w:p>
  </w:comment>
  <w:comment w:id="174" w:author="Microsoft Office User" w:date="2018-05-09T12:41:00Z" w:initials="Office">
    <w:p w14:paraId="1DE2D93C" w14:textId="066CD09E" w:rsidR="00F96B1B" w:rsidRDefault="00F96B1B">
      <w:pPr>
        <w:pStyle w:val="CommentText"/>
      </w:pPr>
      <w:r>
        <w:rPr>
          <w:rStyle w:val="CommentReference"/>
        </w:rPr>
        <w:annotationRef/>
      </w:r>
      <w:r>
        <w:t>Confirmed.</w:t>
      </w:r>
    </w:p>
  </w:comment>
  <w:comment w:id="176" w:author="Microsoft Office User" w:date="2018-05-09T12:41:00Z" w:initials="Office">
    <w:p w14:paraId="178BF23A" w14:textId="7B9D7EC7" w:rsidR="00F96B1B" w:rsidRDefault="00F96B1B">
      <w:pPr>
        <w:pStyle w:val="CommentText"/>
      </w:pPr>
      <w:r>
        <w:rPr>
          <w:rStyle w:val="CommentReference"/>
        </w:rPr>
        <w:annotationRef/>
      </w:r>
      <w:r>
        <w:t>Confirmed.</w:t>
      </w:r>
    </w:p>
  </w:comment>
  <w:comment w:id="185" w:author="Victor Ferreira" w:date="2018-03-22T17:18:00Z" w:initials="VSF">
    <w:p w14:paraId="6FBA9FDA" w14:textId="77777777" w:rsidR="0017367A" w:rsidRPr="00A306D8" w:rsidRDefault="0017367A" w:rsidP="00A306D8">
      <w:pPr>
        <w:pStyle w:val="CommentText"/>
      </w:pPr>
      <w:r>
        <w:rPr>
          <w:rStyle w:val="CommentReference"/>
        </w:rPr>
        <w:annotationRef/>
      </w:r>
      <w:r>
        <w:t xml:space="preserve">Better reference: </w:t>
      </w:r>
      <w:r w:rsidRPr="00A306D8">
        <w:t>Da</w:t>
      </w:r>
      <w:r>
        <w:t xml:space="preserve">mian, </w:t>
      </w:r>
      <w:proofErr w:type="spellStart"/>
      <w:r>
        <w:t>Vigliocco</w:t>
      </w:r>
      <w:proofErr w:type="spellEnd"/>
      <w:r>
        <w:t xml:space="preserve">, &amp; </w:t>
      </w:r>
      <w:proofErr w:type="spellStart"/>
      <w:r>
        <w:t>Levelt</w:t>
      </w:r>
      <w:proofErr w:type="spellEnd"/>
      <w:r>
        <w:t xml:space="preserve">, 2001.  </w:t>
      </w:r>
      <w:r>
        <w:br/>
      </w:r>
      <w:r>
        <w:br/>
      </w:r>
      <w:r w:rsidRPr="00A306D8">
        <w:t xml:space="preserve">Damian, M. F., </w:t>
      </w:r>
      <w:proofErr w:type="spellStart"/>
      <w:r w:rsidRPr="00A306D8">
        <w:t>Vigliocco</w:t>
      </w:r>
      <w:proofErr w:type="spellEnd"/>
      <w:r w:rsidRPr="00A306D8">
        <w:t xml:space="preserve">, G., &amp; </w:t>
      </w:r>
      <w:proofErr w:type="spellStart"/>
      <w:r w:rsidRPr="00A306D8">
        <w:t>Levelt</w:t>
      </w:r>
      <w:proofErr w:type="spellEnd"/>
      <w:r w:rsidRPr="00A306D8">
        <w:t xml:space="preserve">, W. J. M. (2001). Effects of semantic context in </w:t>
      </w:r>
    </w:p>
    <w:p w14:paraId="65935D3D" w14:textId="77777777" w:rsidR="0017367A" w:rsidRPr="00A306D8" w:rsidRDefault="0017367A" w:rsidP="00A306D8">
      <w:pPr>
        <w:pStyle w:val="CommentText"/>
      </w:pPr>
      <w:r w:rsidRPr="00A306D8">
        <w:t xml:space="preserve">the naming of pictures and words. Cognition, 81, B77-B86. doi:10.1016/S0010- </w:t>
      </w:r>
    </w:p>
    <w:p w14:paraId="616CCE7E" w14:textId="77777777" w:rsidR="0017367A" w:rsidRPr="00A306D8" w:rsidRDefault="0017367A" w:rsidP="00A306D8">
      <w:pPr>
        <w:pStyle w:val="CommentText"/>
      </w:pPr>
      <w:r w:rsidRPr="00A306D8">
        <w:t>0277(01)00135-4</w:t>
      </w:r>
      <w:r w:rsidRPr="00A306D8">
        <w:rPr>
          <w:rFonts w:ascii="MS Mincho" w:eastAsia="MS Mincho" w:hAnsi="MS Mincho" w:cs="MS Mincho" w:hint="eastAsia"/>
        </w:rPr>
        <w:t> </w:t>
      </w:r>
    </w:p>
    <w:p w14:paraId="3A6CA26B" w14:textId="07A4E7AF" w:rsidR="0017367A" w:rsidRDefault="0017367A">
      <w:pPr>
        <w:pStyle w:val="CommentText"/>
      </w:pPr>
    </w:p>
  </w:comment>
  <w:comment w:id="186" w:author="Victor Ferreira" w:date="2018-03-22T17:24:00Z" w:initials="VSF">
    <w:p w14:paraId="04F65CE4" w14:textId="77777777" w:rsidR="0017367A" w:rsidRPr="002D542C" w:rsidRDefault="0017367A" w:rsidP="002D542C">
      <w:pPr>
        <w:pStyle w:val="CommentText"/>
      </w:pPr>
      <w:r>
        <w:rPr>
          <w:rStyle w:val="CommentReference"/>
        </w:rPr>
        <w:annotationRef/>
      </w:r>
      <w:r w:rsidRPr="002D542C">
        <w:t xml:space="preserve">Oppenheim, G. M., Dell, G. S., &amp; Schwartz, M. F. (2010). The dark side of incremental learning: A model of cumulative semantic interference during lexical access in speech production. Cognition, 114, 227-252. doi:10.1016/j.cognition.2009.09.007 </w:t>
      </w:r>
    </w:p>
    <w:p w14:paraId="4EE3C68C" w14:textId="1344C3C0" w:rsidR="0017367A" w:rsidRDefault="0017367A">
      <w:pPr>
        <w:pStyle w:val="CommentText"/>
      </w:pPr>
    </w:p>
  </w:comment>
  <w:comment w:id="205" w:author="Microsoft Office User" w:date="2018-05-09T12:43:00Z" w:initials="Office">
    <w:p w14:paraId="641593B3" w14:textId="0C887276" w:rsidR="00F96B1B" w:rsidRDefault="00F96B1B">
      <w:pPr>
        <w:pStyle w:val="CommentText"/>
      </w:pPr>
      <w:r>
        <w:rPr>
          <w:rStyle w:val="CommentReference"/>
        </w:rPr>
        <w:annotationRef/>
      </w:r>
      <w:r>
        <w:t>Confirmed.</w:t>
      </w:r>
    </w:p>
  </w:comment>
  <w:comment w:id="208" w:author="Microsoft Office User" w:date="2018-05-09T12:46:00Z" w:initials="Office">
    <w:p w14:paraId="2A11BE7D" w14:textId="0ED187EB" w:rsidR="00FE55D9" w:rsidRDefault="00FE55D9">
      <w:pPr>
        <w:pStyle w:val="CommentText"/>
      </w:pPr>
      <w:r>
        <w:rPr>
          <w:rStyle w:val="CommentReference"/>
        </w:rPr>
        <w:annotationRef/>
      </w:r>
      <w:r>
        <w:t>Should we report stats here?</w:t>
      </w:r>
    </w:p>
    <w:p w14:paraId="152D8231" w14:textId="77777777" w:rsidR="00FE55D9" w:rsidRDefault="00FE55D9">
      <w:pPr>
        <w:pStyle w:val="CommentText"/>
      </w:pPr>
    </w:p>
    <w:p w14:paraId="0624577B" w14:textId="3058A529" w:rsidR="00FE55D9" w:rsidRDefault="00FE55D9">
      <w:pPr>
        <w:pStyle w:val="CommentText"/>
      </w:pPr>
      <w:r w:rsidRPr="001F6A2A">
        <w:rPr>
          <w:rFonts w:eastAsia="Times New Roman"/>
          <w:i/>
          <w:iCs/>
        </w:rPr>
        <w:t>χ</w:t>
      </w:r>
      <w:r w:rsidRPr="001F6A2A">
        <w:rPr>
          <w:rFonts w:eastAsia="Times New Roman"/>
          <w:vertAlign w:val="superscript"/>
        </w:rPr>
        <w:t>2</w:t>
      </w:r>
      <w:r w:rsidRPr="001F6A2A">
        <w:rPr>
          <w:rFonts w:eastAsia="Times New Roman"/>
        </w:rPr>
        <w:t xml:space="preserve">(1) = </w:t>
      </w:r>
      <w:r>
        <w:rPr>
          <w:rFonts w:eastAsia="Times New Roman"/>
        </w:rPr>
        <w:t>0.70</w:t>
      </w:r>
      <w:r w:rsidRPr="001F6A2A">
        <w:rPr>
          <w:rFonts w:eastAsia="Times New Roman"/>
        </w:rPr>
        <w:t xml:space="preserve">, </w:t>
      </w:r>
      <w:r w:rsidRPr="001F6A2A">
        <w:rPr>
          <w:rFonts w:eastAsia="Times New Roman"/>
          <w:i/>
          <w:iCs/>
        </w:rPr>
        <w:t>p</w:t>
      </w:r>
      <w:r w:rsidRPr="001F6A2A">
        <w:rPr>
          <w:rFonts w:eastAsia="Times New Roman"/>
        </w:rPr>
        <w:t xml:space="preserve"> = .</w:t>
      </w:r>
      <w:r>
        <w:rPr>
          <w:rFonts w:eastAsia="Times New Roman"/>
        </w:rPr>
        <w:t>40</w:t>
      </w:r>
      <w:r>
        <w:rPr>
          <w:rStyle w:val="CommentReference"/>
        </w:rPr>
        <w:annotationRef/>
      </w:r>
    </w:p>
    <w:p w14:paraId="2556D261" w14:textId="77777777" w:rsidR="00FE55D9" w:rsidRDefault="00FE55D9">
      <w:pPr>
        <w:pStyle w:val="CommentText"/>
      </w:pPr>
    </w:p>
  </w:comment>
  <w:comment w:id="209" w:author="Microsoft Office User" w:date="2018-05-09T12:44:00Z" w:initials="Office">
    <w:p w14:paraId="18C75FF9" w14:textId="6F0755AB" w:rsidR="00F96B1B" w:rsidRDefault="00F96B1B">
      <w:pPr>
        <w:pStyle w:val="CommentText"/>
      </w:pPr>
      <w:r>
        <w:rPr>
          <w:rStyle w:val="CommentReference"/>
        </w:rPr>
        <w:annotationRef/>
      </w:r>
      <w:r>
        <w:t>Confirmed.</w:t>
      </w:r>
    </w:p>
  </w:comment>
  <w:comment w:id="213" w:author="Victor Ferreira" w:date="2018-04-17T11:52:00Z" w:initials="VSF">
    <w:p w14:paraId="122C7D2A" w14:textId="77777777" w:rsidR="0017367A" w:rsidRDefault="0017367A">
      <w:pPr>
        <w:pStyle w:val="CommentText"/>
      </w:pPr>
      <w:r>
        <w:rPr>
          <w:rStyle w:val="CommentReference"/>
        </w:rPr>
        <w:annotationRef/>
      </w:r>
      <w:r>
        <w:t>I think we should replace this with the point that hey, the numerical effect is big, and its statistical analyses is likely compromised by the unbalanced items design, so we do Experiment 6 where the procedure is different in certain respects, but the items design could be balanced?</w:t>
      </w:r>
    </w:p>
    <w:p w14:paraId="4FCA7016" w14:textId="77777777" w:rsidR="0017367A" w:rsidRDefault="0017367A">
      <w:pPr>
        <w:pStyle w:val="CommentText"/>
      </w:pPr>
    </w:p>
    <w:p w14:paraId="415C3CCE" w14:textId="7C0DB974" w:rsidR="0017367A" w:rsidRDefault="0017367A">
      <w:pPr>
        <w:pStyle w:val="CommentText"/>
      </w:pPr>
      <w:r>
        <w:t>Actually, given the next paragraph, maybe all we need to do is delete these paragraphs, and delete the sentence alluding to the resampling analyses in that paragraph?</w:t>
      </w:r>
    </w:p>
  </w:comment>
  <w:comment w:id="214" w:author="Nick Gruberg" w:date="2018-04-18T14:36:00Z" w:initials="NG">
    <w:p w14:paraId="0343A174" w14:textId="21DDE1C4" w:rsidR="0017367A" w:rsidRDefault="0017367A">
      <w:pPr>
        <w:pStyle w:val="CommentText"/>
      </w:pPr>
      <w:r>
        <w:rPr>
          <w:rStyle w:val="CommentReference"/>
        </w:rPr>
        <w:annotationRef/>
      </w:r>
      <w:r>
        <w:t>Although these two paragraphs were probably on an effort per word basis the most difficult part of the dissertation I like the idea of deleting it. Especially if Experiment 6 can more strongly make the same case.</w:t>
      </w:r>
    </w:p>
  </w:comment>
  <w:comment w:id="221" w:author="Nick Gruberg" w:date="2018-04-18T14:34:00Z" w:initials="NG">
    <w:p w14:paraId="05031338" w14:textId="0F3B1062" w:rsidR="0017367A" w:rsidRDefault="0017367A">
      <w:pPr>
        <w:pStyle w:val="CommentText"/>
      </w:pPr>
      <w:r>
        <w:rPr>
          <w:rStyle w:val="CommentReference"/>
        </w:rPr>
        <w:annotationRef/>
      </w:r>
      <w:r>
        <w:t>Vic, is this the other sentence you suggest we delete?</w:t>
      </w:r>
    </w:p>
  </w:comment>
  <w:comment w:id="498" w:author="Nick Gruberg" w:date="2018-03-14T12:28:00Z" w:initials="NG">
    <w:p w14:paraId="3E5EB380" w14:textId="307CD188" w:rsidR="0017367A" w:rsidRPr="001F6A2A" w:rsidRDefault="0017367A" w:rsidP="005352D2">
      <w:pPr>
        <w:spacing w:after="200"/>
        <w:rPr>
          <w:rFonts w:eastAsia="Times New Roman"/>
        </w:rPr>
      </w:pPr>
      <w:r>
        <w:rPr>
          <w:rStyle w:val="CommentReference"/>
        </w:rPr>
        <w:annotationRef/>
      </w:r>
      <w:r>
        <w:rPr>
          <w:rFonts w:eastAsia="Times New Roman"/>
        </w:rPr>
        <w:t>Can we delete all this hand wringing based on Experiment 6?!</w:t>
      </w:r>
    </w:p>
    <w:p w14:paraId="7954248B" w14:textId="2C0ACF13" w:rsidR="0017367A" w:rsidRDefault="0017367A">
      <w:pPr>
        <w:pStyle w:val="CommentText"/>
      </w:pPr>
    </w:p>
  </w:comment>
  <w:comment w:id="522" w:author="Victor Ferreira" w:date="2018-04-17T17:31:00Z" w:initials="VSF">
    <w:p w14:paraId="69E6985A" w14:textId="22C2FE40" w:rsidR="0017367A" w:rsidRDefault="0017367A">
      <w:pPr>
        <w:pStyle w:val="CommentText"/>
      </w:pPr>
      <w:r>
        <w:rPr>
          <w:rStyle w:val="CommentReference"/>
        </w:rPr>
        <w:annotationRef/>
      </w:r>
      <w:r>
        <w:t>Below, I suggest we delete the section about partner specificity. If so, let’s change this to, “Although the small but marginally significant effect of partner specificity may reflect a genuine partner-specific component that is in addition to the much larger partner-independent, we leave further investigation and analysis of any such partner-specific component to future research.”</w:t>
      </w:r>
    </w:p>
  </w:comment>
  <w:comment w:id="547" w:author="Nick Gruberg" w:date="2018-04-18T14:54:00Z" w:initials="NG">
    <w:p w14:paraId="2E4584FF" w14:textId="66A4F7B4" w:rsidR="0017367A" w:rsidRDefault="0017367A">
      <w:pPr>
        <w:pStyle w:val="CommentText"/>
      </w:pPr>
      <w:r>
        <w:rPr>
          <w:rStyle w:val="CommentReference"/>
        </w:rPr>
        <w:annotationRef/>
      </w:r>
      <w:r>
        <w:t>I think we can remove this and include the first line in the next paragraph.</w:t>
      </w:r>
    </w:p>
  </w:comment>
  <w:comment w:id="558" w:author="Victor Ferreira" w:date="2018-04-17T12:03:00Z" w:initials="VSF">
    <w:p w14:paraId="720FC581" w14:textId="5F5ED9CF" w:rsidR="0017367A" w:rsidRPr="00AC22A8" w:rsidRDefault="0017367A" w:rsidP="00AC22A8">
      <w:pPr>
        <w:pStyle w:val="CommentText"/>
      </w:pPr>
      <w:r>
        <w:rPr>
          <w:rStyle w:val="CommentReference"/>
        </w:rPr>
        <w:annotationRef/>
      </w:r>
      <w:proofErr w:type="spellStart"/>
      <w:r w:rsidRPr="00AC22A8">
        <w:t>Lambrecht</w:t>
      </w:r>
      <w:proofErr w:type="spellEnd"/>
      <w:r w:rsidRPr="00AC22A8">
        <w:t>, K. (1994). Information structure and sentence form</w:t>
      </w:r>
      <w:r>
        <w:t>. Cambridge, UK: Cambridge Uni</w:t>
      </w:r>
      <w:r w:rsidRPr="00AC22A8">
        <w:t xml:space="preserve">versity Press. </w:t>
      </w:r>
    </w:p>
    <w:p w14:paraId="53B1A105" w14:textId="607B0DBD" w:rsidR="0017367A" w:rsidRDefault="0017367A">
      <w:pPr>
        <w:pStyle w:val="CommentText"/>
      </w:pPr>
    </w:p>
  </w:comment>
  <w:comment w:id="585" w:author="Victor Ferreira" w:date="2018-04-17T17:38:00Z" w:initials="VSF">
    <w:p w14:paraId="2592B35E" w14:textId="79B0E0A8" w:rsidR="0017367A" w:rsidRDefault="0017367A">
      <w:pPr>
        <w:pStyle w:val="CommentText"/>
      </w:pPr>
      <w:r>
        <w:rPr>
          <w:rStyle w:val="CommentReference"/>
        </w:rPr>
        <w:annotationRef/>
      </w:r>
      <w:r>
        <w:t>Make sure this is in the references.</w:t>
      </w:r>
    </w:p>
  </w:comment>
  <w:comment w:id="586" w:author="Nick Gruberg" w:date="2018-04-18T15:01:00Z" w:initials="NG">
    <w:p w14:paraId="68167A0E" w14:textId="1CB5AB13" w:rsidR="0017367A" w:rsidRDefault="0017367A">
      <w:pPr>
        <w:pStyle w:val="CommentText"/>
      </w:pPr>
      <w:r>
        <w:rPr>
          <w:rStyle w:val="CommentReference"/>
        </w:rPr>
        <w:annotationRef/>
      </w:r>
      <w:r>
        <w:t>So in the references</w:t>
      </w:r>
      <w:r>
        <w:sym w:font="Wingdings" w:char="F04A"/>
      </w:r>
    </w:p>
  </w:comment>
  <w:comment w:id="603" w:author="Nick Gruberg" w:date="2018-04-18T15:04:00Z" w:initials="NG">
    <w:p w14:paraId="24634062" w14:textId="7CF771ED" w:rsidR="0017367A" w:rsidRDefault="0017367A">
      <w:pPr>
        <w:pStyle w:val="CommentText"/>
      </w:pPr>
      <w:r>
        <w:rPr>
          <w:rStyle w:val="CommentReference"/>
        </w:rPr>
        <w:annotationRef/>
      </w:r>
      <w:r>
        <w:t xml:space="preserve">I find the pulling of the baseball example weird. I may have permanently damaged my natural linguistic instincts (a hazard of living the high-flying life of a </w:t>
      </w:r>
      <w:proofErr w:type="spellStart"/>
      <w:r>
        <w:t>psycholibnguistics</w:t>
      </w:r>
      <w:proofErr w:type="spellEnd"/>
      <w:r>
        <w:t xml:space="preserve"> doctoral student—like tinnitus for rock musicians), but box sounds like it fits the prohibition better. And actually that difference is well motivated by the theory we present. People generally pull heavy things around, which other people would not tend to take possession of. However if we were always pulling small things around – and this is the alternate universe argument – then pull would likely allow both variants. Thus pulling someone a baseball sounds better than pulling something likely to be heavy (e.g., a box).</w:t>
      </w:r>
    </w:p>
  </w:comment>
  <w:comment w:id="660" w:author="Victor Ferreira" w:date="2018-04-17T17:30:00Z" w:initials="VSF">
    <w:p w14:paraId="10D75EF5" w14:textId="31524862" w:rsidR="0017367A" w:rsidRDefault="0017367A">
      <w:pPr>
        <w:pStyle w:val="CommentText"/>
      </w:pPr>
      <w:r>
        <w:rPr>
          <w:rStyle w:val="CommentReference"/>
        </w:rPr>
        <w:annotationRef/>
      </w:r>
      <w:r>
        <w:t>I think we should delete all of this.  The effect isn’t reliable anymore, it’s small, and so I don’t think we need to make much of it.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2D309" w15:done="0"/>
  <w15:commentEx w15:paraId="3BCF0848" w15:done="0"/>
  <w15:commentEx w15:paraId="1DB330F8" w15:done="0"/>
  <w15:commentEx w15:paraId="27667AB4" w15:done="0"/>
  <w15:commentEx w15:paraId="5A263EA7" w15:done="0"/>
  <w15:commentEx w15:paraId="12987C38" w15:done="0"/>
  <w15:commentEx w15:paraId="5688FD6C" w15:paraIdParent="12987C38" w15:done="0"/>
  <w15:commentEx w15:paraId="7D1F940F" w15:done="0"/>
  <w15:commentEx w15:paraId="5A35B6F3" w15:done="0"/>
  <w15:commentEx w15:paraId="10E52368" w15:paraIdParent="5A35B6F3" w15:done="0"/>
  <w15:commentEx w15:paraId="4393F629" w15:done="0"/>
  <w15:commentEx w15:paraId="2C8EFC2F" w15:done="0"/>
  <w15:commentEx w15:paraId="1F82B086" w15:done="0"/>
  <w15:commentEx w15:paraId="5EC1D91B" w15:done="0"/>
  <w15:commentEx w15:paraId="43B7C68E" w15:done="0"/>
  <w15:commentEx w15:paraId="53C4F3A1" w15:done="0"/>
  <w15:commentEx w15:paraId="2E0E4AE7" w15:done="0"/>
  <w15:commentEx w15:paraId="33BD05D6" w15:done="0"/>
  <w15:commentEx w15:paraId="4156379F" w15:done="0"/>
  <w15:commentEx w15:paraId="2B585F56" w15:done="0"/>
  <w15:commentEx w15:paraId="02015EB9" w15:done="0"/>
  <w15:commentEx w15:paraId="286D6535" w15:done="0"/>
  <w15:commentEx w15:paraId="1DE2D93C" w15:done="0"/>
  <w15:commentEx w15:paraId="178BF23A" w15:done="0"/>
  <w15:commentEx w15:paraId="3A6CA26B" w15:done="0"/>
  <w15:commentEx w15:paraId="4EE3C68C" w15:done="0"/>
  <w15:commentEx w15:paraId="641593B3" w15:done="0"/>
  <w15:commentEx w15:paraId="2556D261" w15:done="0"/>
  <w15:commentEx w15:paraId="18C75FF9" w15:done="0"/>
  <w15:commentEx w15:paraId="415C3CCE" w15:done="0"/>
  <w15:commentEx w15:paraId="0343A174" w15:paraIdParent="415C3CCE" w15:done="0"/>
  <w15:commentEx w15:paraId="05031338" w15:done="0"/>
  <w15:commentEx w15:paraId="7954248B" w15:done="0"/>
  <w15:commentEx w15:paraId="69E6985A" w15:done="0"/>
  <w15:commentEx w15:paraId="2E4584FF" w15:done="0"/>
  <w15:commentEx w15:paraId="53B1A105" w15:done="0"/>
  <w15:commentEx w15:paraId="2592B35E" w15:done="0"/>
  <w15:commentEx w15:paraId="68167A0E" w15:paraIdParent="2592B35E" w15:done="0"/>
  <w15:commentEx w15:paraId="24634062" w15:done="0"/>
  <w15:commentEx w15:paraId="10D75E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263EA7" w16cid:durableId="1E804F1F"/>
  <w16cid:commentId w16cid:paraId="12987C38" w16cid:durableId="1E5E5EC2"/>
  <w16cid:commentId w16cid:paraId="5688FD6C" w16cid:durableId="1E804947"/>
  <w16cid:commentId w16cid:paraId="5A35B6F3" w16cid:durableId="1E80507C"/>
  <w16cid:commentId w16cid:paraId="43B7C68E" w16cid:durableId="1E8051C1"/>
  <w16cid:commentId w16cid:paraId="3A6CA26B" w16cid:durableId="1E5E63DA"/>
  <w16cid:commentId w16cid:paraId="4EE3C68C" w16cid:durableId="1E5E6556"/>
  <w16cid:commentId w16cid:paraId="415C3CCE" w16cid:durableId="1E805E7E"/>
  <w16cid:commentId w16cid:paraId="7954248B" w16cid:durableId="1E5E494C"/>
  <w16cid:commentId w16cid:paraId="69E6985A" w16cid:durableId="1E80ADDC"/>
  <w16cid:commentId w16cid:paraId="53B1A105" w16cid:durableId="1E806126"/>
  <w16cid:commentId w16cid:paraId="2592B35E" w16cid:durableId="1E80AF96"/>
  <w16cid:commentId w16cid:paraId="10D75EF5" w16cid:durableId="1E80ADA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FBDA7" w14:textId="77777777" w:rsidR="009019B3" w:rsidRDefault="009019B3">
      <w:pPr>
        <w:spacing w:line="240" w:lineRule="auto"/>
      </w:pPr>
      <w:r>
        <w:separator/>
      </w:r>
    </w:p>
    <w:p w14:paraId="710B52E2" w14:textId="77777777" w:rsidR="009019B3" w:rsidRDefault="009019B3"/>
  </w:endnote>
  <w:endnote w:type="continuationSeparator" w:id="0">
    <w:p w14:paraId="37E2FF44" w14:textId="77777777" w:rsidR="009019B3" w:rsidRDefault="009019B3">
      <w:pPr>
        <w:spacing w:line="240" w:lineRule="auto"/>
      </w:pPr>
      <w:r>
        <w:continuationSeparator/>
      </w:r>
    </w:p>
    <w:p w14:paraId="1A67A348" w14:textId="77777777" w:rsidR="009019B3" w:rsidRDefault="009019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15B588" w14:textId="77777777" w:rsidR="009019B3" w:rsidRDefault="009019B3">
      <w:pPr>
        <w:spacing w:line="240" w:lineRule="auto"/>
      </w:pPr>
      <w:r>
        <w:separator/>
      </w:r>
    </w:p>
    <w:p w14:paraId="4CE1D98E" w14:textId="77777777" w:rsidR="009019B3" w:rsidRDefault="009019B3"/>
  </w:footnote>
  <w:footnote w:type="continuationSeparator" w:id="0">
    <w:p w14:paraId="072599F7" w14:textId="77777777" w:rsidR="009019B3" w:rsidRDefault="009019B3">
      <w:pPr>
        <w:spacing w:line="240" w:lineRule="auto"/>
      </w:pPr>
      <w:r>
        <w:continuationSeparator/>
      </w:r>
    </w:p>
    <w:p w14:paraId="489052F3" w14:textId="77777777" w:rsidR="009019B3" w:rsidRDefault="009019B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D91F7" w14:textId="70CB0B04" w:rsidR="0017367A" w:rsidRDefault="009019B3">
    <w:pPr>
      <w:pStyle w:val="Header"/>
    </w:pPr>
    <w:sdt>
      <w:sdtPr>
        <w:rPr>
          <w:rStyle w:val="Strong"/>
        </w:rPr>
        <w:alias w:val="Running head"/>
        <w:tag w:val=""/>
        <w:id w:val="12739865"/>
        <w:placeholder>
          <w:docPart w:val="6AE2DE983AE58940B3632CE3412C1F13"/>
        </w:placeholder>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17367A">
          <w:rPr>
            <w:rStyle w:val="Strong"/>
          </w:rPr>
          <w:t>SYNTACTIC ENTRAINMENT</w:t>
        </w:r>
      </w:sdtContent>
    </w:sdt>
    <w:r w:rsidR="0017367A">
      <w:rPr>
        <w:rStyle w:val="Strong"/>
      </w:rPr>
      <w:ptab w:relativeTo="margin" w:alignment="right" w:leader="none"/>
    </w:r>
    <w:r w:rsidR="0017367A">
      <w:rPr>
        <w:rStyle w:val="Strong"/>
      </w:rPr>
      <w:fldChar w:fldCharType="begin"/>
    </w:r>
    <w:r w:rsidR="0017367A">
      <w:rPr>
        <w:rStyle w:val="Strong"/>
      </w:rPr>
      <w:instrText xml:space="preserve"> PAGE   \* MERGEFORMAT </w:instrText>
    </w:r>
    <w:r w:rsidR="0017367A">
      <w:rPr>
        <w:rStyle w:val="Strong"/>
      </w:rPr>
      <w:fldChar w:fldCharType="separate"/>
    </w:r>
    <w:r w:rsidR="00321DB8">
      <w:rPr>
        <w:rStyle w:val="Strong"/>
        <w:noProof/>
      </w:rPr>
      <w:t>5</w:t>
    </w:r>
    <w:r w:rsidR="0017367A">
      <w:rPr>
        <w:rStyle w:val="Strong"/>
        <w:noProof/>
      </w:rPr>
      <w:fldChar w:fldCharType="end"/>
    </w:r>
  </w:p>
  <w:p w14:paraId="0A858BA0" w14:textId="77777777" w:rsidR="0017367A" w:rsidRDefault="0017367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6645" w14:textId="126316CA" w:rsidR="0017367A" w:rsidRDefault="0017367A">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text/>
      </w:sdtPr>
      <w:sdtEndPr>
        <w:rPr>
          <w:rStyle w:val="DefaultParagraphFont"/>
          <w:caps w:val="0"/>
        </w:rPr>
      </w:sdtEndPr>
      <w:sdtContent>
        <w:r>
          <w:rPr>
            <w:rStyle w:val="Strong"/>
          </w:rPr>
          <w:t>SYNTACTIC ENTRAINMENT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078D2">
      <w:rPr>
        <w:rStyle w:val="Strong"/>
        <w:noProof/>
      </w:rPr>
      <w:t>1</w:t>
    </w:r>
    <w:r>
      <w:rPr>
        <w:rStyle w:val="Strong"/>
        <w:noProof/>
      </w:rPr>
      <w:fldChar w:fldCharType="end"/>
    </w:r>
  </w:p>
  <w:p w14:paraId="59FE5FB9" w14:textId="77777777" w:rsidR="0017367A" w:rsidRDefault="0017367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 Gruberg">
    <w15:presenceInfo w15:providerId="Windows Live" w15:userId="50b95e3234f2504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D47"/>
    <w:rsid w:val="000043F7"/>
    <w:rsid w:val="000057C6"/>
    <w:rsid w:val="000125D2"/>
    <w:rsid w:val="00015FAB"/>
    <w:rsid w:val="00021A77"/>
    <w:rsid w:val="000245B7"/>
    <w:rsid w:val="000268CB"/>
    <w:rsid w:val="00035A85"/>
    <w:rsid w:val="0003792B"/>
    <w:rsid w:val="000452D9"/>
    <w:rsid w:val="00050E0F"/>
    <w:rsid w:val="00065A7E"/>
    <w:rsid w:val="0006724A"/>
    <w:rsid w:val="000709AD"/>
    <w:rsid w:val="00073691"/>
    <w:rsid w:val="0007419F"/>
    <w:rsid w:val="00074805"/>
    <w:rsid w:val="0007738C"/>
    <w:rsid w:val="000809FE"/>
    <w:rsid w:val="00081A12"/>
    <w:rsid w:val="00083390"/>
    <w:rsid w:val="00085327"/>
    <w:rsid w:val="0009480D"/>
    <w:rsid w:val="000A088C"/>
    <w:rsid w:val="000A20C1"/>
    <w:rsid w:val="000A21CD"/>
    <w:rsid w:val="000A34F6"/>
    <w:rsid w:val="000A5C17"/>
    <w:rsid w:val="000B162E"/>
    <w:rsid w:val="000B4C39"/>
    <w:rsid w:val="000B4E8A"/>
    <w:rsid w:val="000B6670"/>
    <w:rsid w:val="000C13E0"/>
    <w:rsid w:val="000C2401"/>
    <w:rsid w:val="000C2537"/>
    <w:rsid w:val="000C3B1A"/>
    <w:rsid w:val="000C5435"/>
    <w:rsid w:val="000D3F41"/>
    <w:rsid w:val="000D484B"/>
    <w:rsid w:val="000D6713"/>
    <w:rsid w:val="000D78F1"/>
    <w:rsid w:val="000E134A"/>
    <w:rsid w:val="000E5F40"/>
    <w:rsid w:val="000E67F2"/>
    <w:rsid w:val="000F4E94"/>
    <w:rsid w:val="000F7C98"/>
    <w:rsid w:val="00100C21"/>
    <w:rsid w:val="00110323"/>
    <w:rsid w:val="00113C62"/>
    <w:rsid w:val="00114736"/>
    <w:rsid w:val="00117A94"/>
    <w:rsid w:val="001202AF"/>
    <w:rsid w:val="00121BD3"/>
    <w:rsid w:val="00121F3C"/>
    <w:rsid w:val="00125489"/>
    <w:rsid w:val="001255CD"/>
    <w:rsid w:val="00126F6E"/>
    <w:rsid w:val="001314AB"/>
    <w:rsid w:val="001323BE"/>
    <w:rsid w:val="00135329"/>
    <w:rsid w:val="00136A8C"/>
    <w:rsid w:val="001403BD"/>
    <w:rsid w:val="001534AC"/>
    <w:rsid w:val="00154C5C"/>
    <w:rsid w:val="00155906"/>
    <w:rsid w:val="001561AB"/>
    <w:rsid w:val="001601B3"/>
    <w:rsid w:val="00167605"/>
    <w:rsid w:val="0017367A"/>
    <w:rsid w:val="00177BC0"/>
    <w:rsid w:val="001805EB"/>
    <w:rsid w:val="00180EA5"/>
    <w:rsid w:val="00181C90"/>
    <w:rsid w:val="0018671F"/>
    <w:rsid w:val="001927BA"/>
    <w:rsid w:val="00194974"/>
    <w:rsid w:val="0019534C"/>
    <w:rsid w:val="00196773"/>
    <w:rsid w:val="001A16DB"/>
    <w:rsid w:val="001A5968"/>
    <w:rsid w:val="001B3AEE"/>
    <w:rsid w:val="001B43A2"/>
    <w:rsid w:val="001B681A"/>
    <w:rsid w:val="001C210B"/>
    <w:rsid w:val="001C6415"/>
    <w:rsid w:val="001D63A1"/>
    <w:rsid w:val="001E352C"/>
    <w:rsid w:val="001E3767"/>
    <w:rsid w:val="001E6CB9"/>
    <w:rsid w:val="001E6D81"/>
    <w:rsid w:val="001F0D7E"/>
    <w:rsid w:val="00201DB1"/>
    <w:rsid w:val="00202CD6"/>
    <w:rsid w:val="00207991"/>
    <w:rsid w:val="002122EA"/>
    <w:rsid w:val="00216028"/>
    <w:rsid w:val="002206E9"/>
    <w:rsid w:val="00220F6F"/>
    <w:rsid w:val="0022231D"/>
    <w:rsid w:val="0022299A"/>
    <w:rsid w:val="00222E05"/>
    <w:rsid w:val="0022349B"/>
    <w:rsid w:val="00232A06"/>
    <w:rsid w:val="00233F8F"/>
    <w:rsid w:val="00237B8F"/>
    <w:rsid w:val="00237C7C"/>
    <w:rsid w:val="00240745"/>
    <w:rsid w:val="002432F4"/>
    <w:rsid w:val="0024591B"/>
    <w:rsid w:val="0024661C"/>
    <w:rsid w:val="00246F2A"/>
    <w:rsid w:val="00254F20"/>
    <w:rsid w:val="00267BC1"/>
    <w:rsid w:val="00272496"/>
    <w:rsid w:val="002749FD"/>
    <w:rsid w:val="002757A7"/>
    <w:rsid w:val="00277ADA"/>
    <w:rsid w:val="00277EC8"/>
    <w:rsid w:val="00280C6F"/>
    <w:rsid w:val="00281182"/>
    <w:rsid w:val="0028203F"/>
    <w:rsid w:val="00282885"/>
    <w:rsid w:val="00282B5A"/>
    <w:rsid w:val="002865C4"/>
    <w:rsid w:val="00291641"/>
    <w:rsid w:val="002A221D"/>
    <w:rsid w:val="002A6084"/>
    <w:rsid w:val="002B3822"/>
    <w:rsid w:val="002B5FF0"/>
    <w:rsid w:val="002B6963"/>
    <w:rsid w:val="002C00B8"/>
    <w:rsid w:val="002C164D"/>
    <w:rsid w:val="002D4256"/>
    <w:rsid w:val="002D542C"/>
    <w:rsid w:val="002D5516"/>
    <w:rsid w:val="002D624D"/>
    <w:rsid w:val="002E2053"/>
    <w:rsid w:val="002E3010"/>
    <w:rsid w:val="002E6B08"/>
    <w:rsid w:val="002F3CCD"/>
    <w:rsid w:val="002F4F58"/>
    <w:rsid w:val="002F5ECB"/>
    <w:rsid w:val="003002C3"/>
    <w:rsid w:val="0030426C"/>
    <w:rsid w:val="00304AF4"/>
    <w:rsid w:val="00305832"/>
    <w:rsid w:val="0030716F"/>
    <w:rsid w:val="00307565"/>
    <w:rsid w:val="003078D2"/>
    <w:rsid w:val="003079C5"/>
    <w:rsid w:val="0031725B"/>
    <w:rsid w:val="00320A94"/>
    <w:rsid w:val="00321DB8"/>
    <w:rsid w:val="00324696"/>
    <w:rsid w:val="00326753"/>
    <w:rsid w:val="003340B0"/>
    <w:rsid w:val="0033485D"/>
    <w:rsid w:val="00344261"/>
    <w:rsid w:val="00344408"/>
    <w:rsid w:val="00346C61"/>
    <w:rsid w:val="00350188"/>
    <w:rsid w:val="003521B5"/>
    <w:rsid w:val="00355DCA"/>
    <w:rsid w:val="00356A74"/>
    <w:rsid w:val="00357ACC"/>
    <w:rsid w:val="00360992"/>
    <w:rsid w:val="00361931"/>
    <w:rsid w:val="003626FE"/>
    <w:rsid w:val="003712BE"/>
    <w:rsid w:val="00373188"/>
    <w:rsid w:val="00376C27"/>
    <w:rsid w:val="00383EED"/>
    <w:rsid w:val="00385955"/>
    <w:rsid w:val="003904F6"/>
    <w:rsid w:val="003928D5"/>
    <w:rsid w:val="00393F93"/>
    <w:rsid w:val="00395919"/>
    <w:rsid w:val="003A6507"/>
    <w:rsid w:val="003A71DB"/>
    <w:rsid w:val="003C2257"/>
    <w:rsid w:val="003C4BBB"/>
    <w:rsid w:val="003D1980"/>
    <w:rsid w:val="003D2B50"/>
    <w:rsid w:val="003D5A6C"/>
    <w:rsid w:val="003D6935"/>
    <w:rsid w:val="003E1E17"/>
    <w:rsid w:val="003E26EA"/>
    <w:rsid w:val="003E2B51"/>
    <w:rsid w:val="003E3DA3"/>
    <w:rsid w:val="003E4B88"/>
    <w:rsid w:val="003E77A1"/>
    <w:rsid w:val="004012B6"/>
    <w:rsid w:val="00401DF7"/>
    <w:rsid w:val="004042CF"/>
    <w:rsid w:val="00405AC8"/>
    <w:rsid w:val="00406161"/>
    <w:rsid w:val="0041356F"/>
    <w:rsid w:val="004204AE"/>
    <w:rsid w:val="00420729"/>
    <w:rsid w:val="00421258"/>
    <w:rsid w:val="00424322"/>
    <w:rsid w:val="004245FA"/>
    <w:rsid w:val="00425FD1"/>
    <w:rsid w:val="00427527"/>
    <w:rsid w:val="0043033B"/>
    <w:rsid w:val="0043072C"/>
    <w:rsid w:val="00434C1D"/>
    <w:rsid w:val="00435C67"/>
    <w:rsid w:val="004360C1"/>
    <w:rsid w:val="00443B33"/>
    <w:rsid w:val="004447C0"/>
    <w:rsid w:val="00445690"/>
    <w:rsid w:val="00447246"/>
    <w:rsid w:val="004472FC"/>
    <w:rsid w:val="00454EC3"/>
    <w:rsid w:val="0046773D"/>
    <w:rsid w:val="00470793"/>
    <w:rsid w:val="004736D3"/>
    <w:rsid w:val="004745D8"/>
    <w:rsid w:val="004763CF"/>
    <w:rsid w:val="004763F5"/>
    <w:rsid w:val="0047657E"/>
    <w:rsid w:val="004806D6"/>
    <w:rsid w:val="00480DC3"/>
    <w:rsid w:val="00482511"/>
    <w:rsid w:val="00483A5D"/>
    <w:rsid w:val="00485118"/>
    <w:rsid w:val="004862CC"/>
    <w:rsid w:val="0048754B"/>
    <w:rsid w:val="004937D0"/>
    <w:rsid w:val="00494085"/>
    <w:rsid w:val="004972AD"/>
    <w:rsid w:val="004A0E87"/>
    <w:rsid w:val="004A20C0"/>
    <w:rsid w:val="004B01BD"/>
    <w:rsid w:val="004B0FAC"/>
    <w:rsid w:val="004B2040"/>
    <w:rsid w:val="004B33BD"/>
    <w:rsid w:val="004C0590"/>
    <w:rsid w:val="004C22DD"/>
    <w:rsid w:val="004C6E22"/>
    <w:rsid w:val="004C6F60"/>
    <w:rsid w:val="004C7C4B"/>
    <w:rsid w:val="004D05A1"/>
    <w:rsid w:val="004D0969"/>
    <w:rsid w:val="004D0C0F"/>
    <w:rsid w:val="004D1214"/>
    <w:rsid w:val="004D2B67"/>
    <w:rsid w:val="004D39C4"/>
    <w:rsid w:val="004D3B1C"/>
    <w:rsid w:val="004D767E"/>
    <w:rsid w:val="004E26D8"/>
    <w:rsid w:val="004E292D"/>
    <w:rsid w:val="004E4EB5"/>
    <w:rsid w:val="004E6118"/>
    <w:rsid w:val="004F0D95"/>
    <w:rsid w:val="004F1A41"/>
    <w:rsid w:val="004F2706"/>
    <w:rsid w:val="00500950"/>
    <w:rsid w:val="00500A8B"/>
    <w:rsid w:val="00501472"/>
    <w:rsid w:val="005055CA"/>
    <w:rsid w:val="00505803"/>
    <w:rsid w:val="00506608"/>
    <w:rsid w:val="00507894"/>
    <w:rsid w:val="00513BC9"/>
    <w:rsid w:val="005153A1"/>
    <w:rsid w:val="00515845"/>
    <w:rsid w:val="00516F2F"/>
    <w:rsid w:val="00524F14"/>
    <w:rsid w:val="005304CE"/>
    <w:rsid w:val="005305CF"/>
    <w:rsid w:val="005352D2"/>
    <w:rsid w:val="00536E49"/>
    <w:rsid w:val="00540E5F"/>
    <w:rsid w:val="005460DD"/>
    <w:rsid w:val="00551A02"/>
    <w:rsid w:val="00551B37"/>
    <w:rsid w:val="0055255F"/>
    <w:rsid w:val="005531F5"/>
    <w:rsid w:val="005534FA"/>
    <w:rsid w:val="00554033"/>
    <w:rsid w:val="00555FAF"/>
    <w:rsid w:val="00567675"/>
    <w:rsid w:val="00572B13"/>
    <w:rsid w:val="00573193"/>
    <w:rsid w:val="005734C5"/>
    <w:rsid w:val="00573785"/>
    <w:rsid w:val="00574BF4"/>
    <w:rsid w:val="00576235"/>
    <w:rsid w:val="00577DC3"/>
    <w:rsid w:val="0058524E"/>
    <w:rsid w:val="005960B2"/>
    <w:rsid w:val="005979E6"/>
    <w:rsid w:val="005B31AF"/>
    <w:rsid w:val="005B6322"/>
    <w:rsid w:val="005C3F05"/>
    <w:rsid w:val="005D32ED"/>
    <w:rsid w:val="005D3A03"/>
    <w:rsid w:val="005D4D00"/>
    <w:rsid w:val="005D6965"/>
    <w:rsid w:val="005E4294"/>
    <w:rsid w:val="005E6877"/>
    <w:rsid w:val="005F16D3"/>
    <w:rsid w:val="005F4760"/>
    <w:rsid w:val="005F53B3"/>
    <w:rsid w:val="005F5B6F"/>
    <w:rsid w:val="00605055"/>
    <w:rsid w:val="0060525D"/>
    <w:rsid w:val="006101F0"/>
    <w:rsid w:val="0061034D"/>
    <w:rsid w:val="006119CA"/>
    <w:rsid w:val="00611FB2"/>
    <w:rsid w:val="00612FD8"/>
    <w:rsid w:val="00613286"/>
    <w:rsid w:val="006134AD"/>
    <w:rsid w:val="00621FDF"/>
    <w:rsid w:val="006239D0"/>
    <w:rsid w:val="006268EB"/>
    <w:rsid w:val="00627C11"/>
    <w:rsid w:val="00631042"/>
    <w:rsid w:val="00631289"/>
    <w:rsid w:val="00631BC8"/>
    <w:rsid w:val="00633EAE"/>
    <w:rsid w:val="00634CDF"/>
    <w:rsid w:val="00635356"/>
    <w:rsid w:val="00635E55"/>
    <w:rsid w:val="00636314"/>
    <w:rsid w:val="00641763"/>
    <w:rsid w:val="00644088"/>
    <w:rsid w:val="0064612D"/>
    <w:rsid w:val="00661512"/>
    <w:rsid w:val="00661850"/>
    <w:rsid w:val="00664FDF"/>
    <w:rsid w:val="00672E52"/>
    <w:rsid w:val="0067661F"/>
    <w:rsid w:val="006806AE"/>
    <w:rsid w:val="00681D7C"/>
    <w:rsid w:val="00684340"/>
    <w:rsid w:val="006844A9"/>
    <w:rsid w:val="00687BC5"/>
    <w:rsid w:val="0069328B"/>
    <w:rsid w:val="00693643"/>
    <w:rsid w:val="00697922"/>
    <w:rsid w:val="006A405E"/>
    <w:rsid w:val="006A4D1E"/>
    <w:rsid w:val="006A51D2"/>
    <w:rsid w:val="006A6FF6"/>
    <w:rsid w:val="006A77A7"/>
    <w:rsid w:val="006A7F0E"/>
    <w:rsid w:val="006B054C"/>
    <w:rsid w:val="006B54EA"/>
    <w:rsid w:val="006C157A"/>
    <w:rsid w:val="006C1BDA"/>
    <w:rsid w:val="006C3D47"/>
    <w:rsid w:val="006C6DB6"/>
    <w:rsid w:val="006D25F1"/>
    <w:rsid w:val="006D268A"/>
    <w:rsid w:val="006D27E3"/>
    <w:rsid w:val="006D31AB"/>
    <w:rsid w:val="006E29B7"/>
    <w:rsid w:val="006E37D5"/>
    <w:rsid w:val="006F2650"/>
    <w:rsid w:val="006F2B35"/>
    <w:rsid w:val="006F58DE"/>
    <w:rsid w:val="00700772"/>
    <w:rsid w:val="00702CDF"/>
    <w:rsid w:val="00706841"/>
    <w:rsid w:val="0071097F"/>
    <w:rsid w:val="00712699"/>
    <w:rsid w:val="00714AD4"/>
    <w:rsid w:val="00714BDF"/>
    <w:rsid w:val="00716E9D"/>
    <w:rsid w:val="00717486"/>
    <w:rsid w:val="007213CB"/>
    <w:rsid w:val="00722C1F"/>
    <w:rsid w:val="0072353A"/>
    <w:rsid w:val="00730E37"/>
    <w:rsid w:val="00736139"/>
    <w:rsid w:val="00736D7C"/>
    <w:rsid w:val="0073703C"/>
    <w:rsid w:val="00740272"/>
    <w:rsid w:val="00751D47"/>
    <w:rsid w:val="007545CA"/>
    <w:rsid w:val="00754B08"/>
    <w:rsid w:val="0075567F"/>
    <w:rsid w:val="007572AD"/>
    <w:rsid w:val="00760C69"/>
    <w:rsid w:val="00764479"/>
    <w:rsid w:val="007655A5"/>
    <w:rsid w:val="00765A35"/>
    <w:rsid w:val="007740C7"/>
    <w:rsid w:val="00776299"/>
    <w:rsid w:val="00777F88"/>
    <w:rsid w:val="0078537F"/>
    <w:rsid w:val="00786E88"/>
    <w:rsid w:val="00787850"/>
    <w:rsid w:val="007951A1"/>
    <w:rsid w:val="00797595"/>
    <w:rsid w:val="007A40AB"/>
    <w:rsid w:val="007A441F"/>
    <w:rsid w:val="007A4455"/>
    <w:rsid w:val="007A7421"/>
    <w:rsid w:val="007B2105"/>
    <w:rsid w:val="007B2197"/>
    <w:rsid w:val="007B45C0"/>
    <w:rsid w:val="007B7168"/>
    <w:rsid w:val="007C18DB"/>
    <w:rsid w:val="007C2619"/>
    <w:rsid w:val="007D2F2D"/>
    <w:rsid w:val="007D3685"/>
    <w:rsid w:val="007E34EF"/>
    <w:rsid w:val="007E3EE7"/>
    <w:rsid w:val="007E4236"/>
    <w:rsid w:val="007E7AB6"/>
    <w:rsid w:val="007F4AF1"/>
    <w:rsid w:val="00800164"/>
    <w:rsid w:val="008002C0"/>
    <w:rsid w:val="00803EFA"/>
    <w:rsid w:val="0080453A"/>
    <w:rsid w:val="008144C0"/>
    <w:rsid w:val="008216D9"/>
    <w:rsid w:val="00823919"/>
    <w:rsid w:val="008248A0"/>
    <w:rsid w:val="00826ED8"/>
    <w:rsid w:val="00827200"/>
    <w:rsid w:val="00827CAE"/>
    <w:rsid w:val="008305E0"/>
    <w:rsid w:val="00835C2B"/>
    <w:rsid w:val="00844AFB"/>
    <w:rsid w:val="00844F13"/>
    <w:rsid w:val="00852CCB"/>
    <w:rsid w:val="00854243"/>
    <w:rsid w:val="0085780B"/>
    <w:rsid w:val="00860430"/>
    <w:rsid w:val="00860840"/>
    <w:rsid w:val="008623C0"/>
    <w:rsid w:val="00863E7E"/>
    <w:rsid w:val="00874E84"/>
    <w:rsid w:val="0088248D"/>
    <w:rsid w:val="00882B90"/>
    <w:rsid w:val="00883EE7"/>
    <w:rsid w:val="00891037"/>
    <w:rsid w:val="008918CB"/>
    <w:rsid w:val="008960B7"/>
    <w:rsid w:val="008A24E9"/>
    <w:rsid w:val="008A2CB3"/>
    <w:rsid w:val="008A7DDA"/>
    <w:rsid w:val="008B0144"/>
    <w:rsid w:val="008B089B"/>
    <w:rsid w:val="008B24CA"/>
    <w:rsid w:val="008C5323"/>
    <w:rsid w:val="008C55EA"/>
    <w:rsid w:val="008C5BAD"/>
    <w:rsid w:val="008D06B3"/>
    <w:rsid w:val="008D0D23"/>
    <w:rsid w:val="008D32F5"/>
    <w:rsid w:val="008D3C80"/>
    <w:rsid w:val="008D5E42"/>
    <w:rsid w:val="008D5FEA"/>
    <w:rsid w:val="008E4910"/>
    <w:rsid w:val="008E625F"/>
    <w:rsid w:val="008E68A5"/>
    <w:rsid w:val="008E781A"/>
    <w:rsid w:val="008F6284"/>
    <w:rsid w:val="008F7B8D"/>
    <w:rsid w:val="009019B3"/>
    <w:rsid w:val="00903932"/>
    <w:rsid w:val="00914997"/>
    <w:rsid w:val="00915FCD"/>
    <w:rsid w:val="00923271"/>
    <w:rsid w:val="00925402"/>
    <w:rsid w:val="009301F5"/>
    <w:rsid w:val="00930539"/>
    <w:rsid w:val="00930E68"/>
    <w:rsid w:val="009314F1"/>
    <w:rsid w:val="00944799"/>
    <w:rsid w:val="00947990"/>
    <w:rsid w:val="00952A64"/>
    <w:rsid w:val="00953F94"/>
    <w:rsid w:val="0095425F"/>
    <w:rsid w:val="0095653A"/>
    <w:rsid w:val="00967410"/>
    <w:rsid w:val="00970470"/>
    <w:rsid w:val="00973E9A"/>
    <w:rsid w:val="0097544A"/>
    <w:rsid w:val="00982D24"/>
    <w:rsid w:val="0098569D"/>
    <w:rsid w:val="009968CD"/>
    <w:rsid w:val="009A0872"/>
    <w:rsid w:val="009A6A3B"/>
    <w:rsid w:val="009A72AC"/>
    <w:rsid w:val="009B24A8"/>
    <w:rsid w:val="009B7CA1"/>
    <w:rsid w:val="009C3619"/>
    <w:rsid w:val="009C543A"/>
    <w:rsid w:val="009C5DE3"/>
    <w:rsid w:val="009C6069"/>
    <w:rsid w:val="009C7F59"/>
    <w:rsid w:val="009D3F8E"/>
    <w:rsid w:val="009F121A"/>
    <w:rsid w:val="009F1BEB"/>
    <w:rsid w:val="009F3C2B"/>
    <w:rsid w:val="009F4096"/>
    <w:rsid w:val="009F523B"/>
    <w:rsid w:val="009F67EA"/>
    <w:rsid w:val="009F723E"/>
    <w:rsid w:val="009F73D9"/>
    <w:rsid w:val="00A0066D"/>
    <w:rsid w:val="00A02AEF"/>
    <w:rsid w:val="00A051EA"/>
    <w:rsid w:val="00A0527C"/>
    <w:rsid w:val="00A1050D"/>
    <w:rsid w:val="00A113D5"/>
    <w:rsid w:val="00A12508"/>
    <w:rsid w:val="00A126C7"/>
    <w:rsid w:val="00A12FDC"/>
    <w:rsid w:val="00A153C7"/>
    <w:rsid w:val="00A16952"/>
    <w:rsid w:val="00A21FA1"/>
    <w:rsid w:val="00A222AD"/>
    <w:rsid w:val="00A22813"/>
    <w:rsid w:val="00A26646"/>
    <w:rsid w:val="00A27AD2"/>
    <w:rsid w:val="00A306D8"/>
    <w:rsid w:val="00A31A1F"/>
    <w:rsid w:val="00A34218"/>
    <w:rsid w:val="00A401C5"/>
    <w:rsid w:val="00A4592D"/>
    <w:rsid w:val="00A47E04"/>
    <w:rsid w:val="00A54390"/>
    <w:rsid w:val="00A559B7"/>
    <w:rsid w:val="00A63039"/>
    <w:rsid w:val="00A649FF"/>
    <w:rsid w:val="00A66EDA"/>
    <w:rsid w:val="00A714AA"/>
    <w:rsid w:val="00A71AFE"/>
    <w:rsid w:val="00A72C1F"/>
    <w:rsid w:val="00A742DC"/>
    <w:rsid w:val="00A74732"/>
    <w:rsid w:val="00A747EF"/>
    <w:rsid w:val="00A76C37"/>
    <w:rsid w:val="00A7773F"/>
    <w:rsid w:val="00A82C75"/>
    <w:rsid w:val="00A83B36"/>
    <w:rsid w:val="00A84903"/>
    <w:rsid w:val="00A90C12"/>
    <w:rsid w:val="00A92D5D"/>
    <w:rsid w:val="00A96AD8"/>
    <w:rsid w:val="00AA145C"/>
    <w:rsid w:val="00AA258A"/>
    <w:rsid w:val="00AA773D"/>
    <w:rsid w:val="00AB139E"/>
    <w:rsid w:val="00AB3D0A"/>
    <w:rsid w:val="00AB4546"/>
    <w:rsid w:val="00AC22A8"/>
    <w:rsid w:val="00AC553A"/>
    <w:rsid w:val="00AC6181"/>
    <w:rsid w:val="00AD10B2"/>
    <w:rsid w:val="00AD1D6E"/>
    <w:rsid w:val="00AD27AA"/>
    <w:rsid w:val="00AD3CE0"/>
    <w:rsid w:val="00AD48D2"/>
    <w:rsid w:val="00AD6C61"/>
    <w:rsid w:val="00AD79FE"/>
    <w:rsid w:val="00AE0DC3"/>
    <w:rsid w:val="00AE1058"/>
    <w:rsid w:val="00AE32E0"/>
    <w:rsid w:val="00AE541E"/>
    <w:rsid w:val="00AE68F1"/>
    <w:rsid w:val="00AF09D3"/>
    <w:rsid w:val="00B07618"/>
    <w:rsid w:val="00B108B2"/>
    <w:rsid w:val="00B1145B"/>
    <w:rsid w:val="00B13E86"/>
    <w:rsid w:val="00B13FFC"/>
    <w:rsid w:val="00B14946"/>
    <w:rsid w:val="00B21629"/>
    <w:rsid w:val="00B22683"/>
    <w:rsid w:val="00B22B90"/>
    <w:rsid w:val="00B252BB"/>
    <w:rsid w:val="00B27D96"/>
    <w:rsid w:val="00B32F42"/>
    <w:rsid w:val="00B37B74"/>
    <w:rsid w:val="00B40C67"/>
    <w:rsid w:val="00B4422F"/>
    <w:rsid w:val="00B46824"/>
    <w:rsid w:val="00B50231"/>
    <w:rsid w:val="00B524CB"/>
    <w:rsid w:val="00B52E21"/>
    <w:rsid w:val="00B53372"/>
    <w:rsid w:val="00B562E7"/>
    <w:rsid w:val="00B62EFA"/>
    <w:rsid w:val="00B66A67"/>
    <w:rsid w:val="00B81BDE"/>
    <w:rsid w:val="00B823AA"/>
    <w:rsid w:val="00B9066B"/>
    <w:rsid w:val="00B941F7"/>
    <w:rsid w:val="00B950B6"/>
    <w:rsid w:val="00BA1EB0"/>
    <w:rsid w:val="00BA220A"/>
    <w:rsid w:val="00BA3E85"/>
    <w:rsid w:val="00BA45DB"/>
    <w:rsid w:val="00BA46C7"/>
    <w:rsid w:val="00BA6F8A"/>
    <w:rsid w:val="00BA7068"/>
    <w:rsid w:val="00BB0487"/>
    <w:rsid w:val="00BC6DE2"/>
    <w:rsid w:val="00BC6FEB"/>
    <w:rsid w:val="00BD0338"/>
    <w:rsid w:val="00BD25F2"/>
    <w:rsid w:val="00BD410C"/>
    <w:rsid w:val="00BD7410"/>
    <w:rsid w:val="00BE0952"/>
    <w:rsid w:val="00BE3342"/>
    <w:rsid w:val="00BF0385"/>
    <w:rsid w:val="00BF4184"/>
    <w:rsid w:val="00BF497B"/>
    <w:rsid w:val="00BF5D69"/>
    <w:rsid w:val="00BF6371"/>
    <w:rsid w:val="00C02DA1"/>
    <w:rsid w:val="00C04DEA"/>
    <w:rsid w:val="00C0601E"/>
    <w:rsid w:val="00C07127"/>
    <w:rsid w:val="00C10D47"/>
    <w:rsid w:val="00C15BCC"/>
    <w:rsid w:val="00C21279"/>
    <w:rsid w:val="00C2291D"/>
    <w:rsid w:val="00C271B6"/>
    <w:rsid w:val="00C31D30"/>
    <w:rsid w:val="00C323CC"/>
    <w:rsid w:val="00C346A9"/>
    <w:rsid w:val="00C35716"/>
    <w:rsid w:val="00C3642E"/>
    <w:rsid w:val="00C41926"/>
    <w:rsid w:val="00C52057"/>
    <w:rsid w:val="00C653EA"/>
    <w:rsid w:val="00C65CE1"/>
    <w:rsid w:val="00C66F7A"/>
    <w:rsid w:val="00C76CCA"/>
    <w:rsid w:val="00C7750B"/>
    <w:rsid w:val="00C814D4"/>
    <w:rsid w:val="00C81551"/>
    <w:rsid w:val="00C82393"/>
    <w:rsid w:val="00C94B8E"/>
    <w:rsid w:val="00C971B4"/>
    <w:rsid w:val="00CA2948"/>
    <w:rsid w:val="00CA3BCA"/>
    <w:rsid w:val="00CA4539"/>
    <w:rsid w:val="00CA591B"/>
    <w:rsid w:val="00CB0200"/>
    <w:rsid w:val="00CB07B7"/>
    <w:rsid w:val="00CB2792"/>
    <w:rsid w:val="00CB43A3"/>
    <w:rsid w:val="00CB4BD0"/>
    <w:rsid w:val="00CC10A0"/>
    <w:rsid w:val="00CD2521"/>
    <w:rsid w:val="00CD290F"/>
    <w:rsid w:val="00CD4F50"/>
    <w:rsid w:val="00CD6E39"/>
    <w:rsid w:val="00CF6E91"/>
    <w:rsid w:val="00CF7A60"/>
    <w:rsid w:val="00D00CDA"/>
    <w:rsid w:val="00D01F7F"/>
    <w:rsid w:val="00D0240E"/>
    <w:rsid w:val="00D04FFB"/>
    <w:rsid w:val="00D07876"/>
    <w:rsid w:val="00D07F6B"/>
    <w:rsid w:val="00D1578C"/>
    <w:rsid w:val="00D16602"/>
    <w:rsid w:val="00D2283C"/>
    <w:rsid w:val="00D22C75"/>
    <w:rsid w:val="00D2431C"/>
    <w:rsid w:val="00D25AF5"/>
    <w:rsid w:val="00D27BA9"/>
    <w:rsid w:val="00D331AA"/>
    <w:rsid w:val="00D338D1"/>
    <w:rsid w:val="00D34666"/>
    <w:rsid w:val="00D357B2"/>
    <w:rsid w:val="00D358D4"/>
    <w:rsid w:val="00D3599F"/>
    <w:rsid w:val="00D37BCE"/>
    <w:rsid w:val="00D42128"/>
    <w:rsid w:val="00D53F18"/>
    <w:rsid w:val="00D55ED6"/>
    <w:rsid w:val="00D564AF"/>
    <w:rsid w:val="00D608C0"/>
    <w:rsid w:val="00D6260B"/>
    <w:rsid w:val="00D632FE"/>
    <w:rsid w:val="00D650FA"/>
    <w:rsid w:val="00D65C43"/>
    <w:rsid w:val="00D671ED"/>
    <w:rsid w:val="00D732BF"/>
    <w:rsid w:val="00D73356"/>
    <w:rsid w:val="00D7383B"/>
    <w:rsid w:val="00D73B8E"/>
    <w:rsid w:val="00D81238"/>
    <w:rsid w:val="00D85B68"/>
    <w:rsid w:val="00D85EE6"/>
    <w:rsid w:val="00D91FE5"/>
    <w:rsid w:val="00D921E1"/>
    <w:rsid w:val="00D92E28"/>
    <w:rsid w:val="00D95851"/>
    <w:rsid w:val="00D95FD0"/>
    <w:rsid w:val="00D97192"/>
    <w:rsid w:val="00DA2F74"/>
    <w:rsid w:val="00DA43AB"/>
    <w:rsid w:val="00DB04CC"/>
    <w:rsid w:val="00DB1560"/>
    <w:rsid w:val="00DB3973"/>
    <w:rsid w:val="00DC46DA"/>
    <w:rsid w:val="00DC4F13"/>
    <w:rsid w:val="00DC6BD7"/>
    <w:rsid w:val="00DD448D"/>
    <w:rsid w:val="00DD58EE"/>
    <w:rsid w:val="00DE6E32"/>
    <w:rsid w:val="00DE76DA"/>
    <w:rsid w:val="00DF5741"/>
    <w:rsid w:val="00E01B11"/>
    <w:rsid w:val="00E0225F"/>
    <w:rsid w:val="00E06908"/>
    <w:rsid w:val="00E078F8"/>
    <w:rsid w:val="00E162D9"/>
    <w:rsid w:val="00E17382"/>
    <w:rsid w:val="00E212A2"/>
    <w:rsid w:val="00E22BA8"/>
    <w:rsid w:val="00E24BC6"/>
    <w:rsid w:val="00E266DF"/>
    <w:rsid w:val="00E30AEC"/>
    <w:rsid w:val="00E34DBC"/>
    <w:rsid w:val="00E37080"/>
    <w:rsid w:val="00E376F5"/>
    <w:rsid w:val="00E430C9"/>
    <w:rsid w:val="00E441EB"/>
    <w:rsid w:val="00E45270"/>
    <w:rsid w:val="00E52DB3"/>
    <w:rsid w:val="00E6004D"/>
    <w:rsid w:val="00E6211E"/>
    <w:rsid w:val="00E63C0D"/>
    <w:rsid w:val="00E64313"/>
    <w:rsid w:val="00E64F72"/>
    <w:rsid w:val="00E65558"/>
    <w:rsid w:val="00E704A6"/>
    <w:rsid w:val="00E723CD"/>
    <w:rsid w:val="00E740E0"/>
    <w:rsid w:val="00E766B7"/>
    <w:rsid w:val="00E81978"/>
    <w:rsid w:val="00E81CEB"/>
    <w:rsid w:val="00E826D7"/>
    <w:rsid w:val="00E87CCD"/>
    <w:rsid w:val="00E90E6F"/>
    <w:rsid w:val="00E91616"/>
    <w:rsid w:val="00E94DB8"/>
    <w:rsid w:val="00E954E5"/>
    <w:rsid w:val="00E95D20"/>
    <w:rsid w:val="00EA00DF"/>
    <w:rsid w:val="00EA133D"/>
    <w:rsid w:val="00EA4F56"/>
    <w:rsid w:val="00EB0B63"/>
    <w:rsid w:val="00EB2E97"/>
    <w:rsid w:val="00EB4384"/>
    <w:rsid w:val="00EC04F0"/>
    <w:rsid w:val="00EC7344"/>
    <w:rsid w:val="00ED04EE"/>
    <w:rsid w:val="00ED1CE8"/>
    <w:rsid w:val="00ED570A"/>
    <w:rsid w:val="00EE5293"/>
    <w:rsid w:val="00EE57AD"/>
    <w:rsid w:val="00EE6139"/>
    <w:rsid w:val="00EE6816"/>
    <w:rsid w:val="00EF1C2F"/>
    <w:rsid w:val="00EF5F13"/>
    <w:rsid w:val="00EF6E83"/>
    <w:rsid w:val="00F03E15"/>
    <w:rsid w:val="00F06AE4"/>
    <w:rsid w:val="00F10E32"/>
    <w:rsid w:val="00F11AF8"/>
    <w:rsid w:val="00F13A26"/>
    <w:rsid w:val="00F14BED"/>
    <w:rsid w:val="00F22120"/>
    <w:rsid w:val="00F23DF5"/>
    <w:rsid w:val="00F2448B"/>
    <w:rsid w:val="00F24B7E"/>
    <w:rsid w:val="00F3477F"/>
    <w:rsid w:val="00F34A73"/>
    <w:rsid w:val="00F34CC5"/>
    <w:rsid w:val="00F379B7"/>
    <w:rsid w:val="00F4229C"/>
    <w:rsid w:val="00F477D3"/>
    <w:rsid w:val="00F47CB7"/>
    <w:rsid w:val="00F525FA"/>
    <w:rsid w:val="00F60E10"/>
    <w:rsid w:val="00F6217D"/>
    <w:rsid w:val="00F64EF7"/>
    <w:rsid w:val="00F701F3"/>
    <w:rsid w:val="00F72C46"/>
    <w:rsid w:val="00F746B2"/>
    <w:rsid w:val="00F74D2D"/>
    <w:rsid w:val="00F77545"/>
    <w:rsid w:val="00F84101"/>
    <w:rsid w:val="00F92CE9"/>
    <w:rsid w:val="00F94864"/>
    <w:rsid w:val="00F94A04"/>
    <w:rsid w:val="00F94F26"/>
    <w:rsid w:val="00F96B1B"/>
    <w:rsid w:val="00F976C7"/>
    <w:rsid w:val="00F9796C"/>
    <w:rsid w:val="00FA2D3D"/>
    <w:rsid w:val="00FA2F0A"/>
    <w:rsid w:val="00FA397E"/>
    <w:rsid w:val="00FB2721"/>
    <w:rsid w:val="00FB2BB7"/>
    <w:rsid w:val="00FC1B8F"/>
    <w:rsid w:val="00FC2193"/>
    <w:rsid w:val="00FC6F68"/>
    <w:rsid w:val="00FD2C2F"/>
    <w:rsid w:val="00FD509E"/>
    <w:rsid w:val="00FD5665"/>
    <w:rsid w:val="00FE55D9"/>
    <w:rsid w:val="00FE620A"/>
    <w:rsid w:val="00FE6389"/>
    <w:rsid w:val="00FF2002"/>
    <w:rsid w:val="00FF29FF"/>
    <w:rsid w:val="00FF58C0"/>
    <w:rsid w:val="00FF64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B1CD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73F"/>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F9796C"/>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F9796C"/>
    <w:pPr>
      <w:spacing w:line="240" w:lineRule="auto"/>
      <w:ind w:firstLine="0"/>
    </w:pPr>
  </w:style>
  <w:style w:type="character" w:customStyle="1" w:styleId="HeaderChar">
    <w:name w:val="Header Char"/>
    <w:basedOn w:val="DefaultParagraphFont"/>
    <w:link w:val="Header"/>
    <w:uiPriority w:val="99"/>
    <w:rsid w:val="00F9796C"/>
    <w:rPr>
      <w:kern w:val="24"/>
    </w:rPr>
  </w:style>
  <w:style w:type="character" w:styleId="Strong">
    <w:name w:val="Strong"/>
    <w:basedOn w:val="DefaultParagraphFont"/>
    <w:uiPriority w:val="22"/>
    <w:unhideWhenUsed/>
    <w:qFormat/>
    <w:rsid w:val="00F9796C"/>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rsid w:val="00F9796C"/>
    <w:pPr>
      <w:ind w:firstLine="0"/>
    </w:pPr>
  </w:style>
  <w:style w:type="character" w:customStyle="1" w:styleId="Heading1Char">
    <w:name w:val="Heading 1 Char"/>
    <w:basedOn w:val="DefaultParagraphFont"/>
    <w:link w:val="Heading1"/>
    <w:uiPriority w:val="4"/>
    <w:rsid w:val="00F9796C"/>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F9796C"/>
    <w:rPr>
      <w:rFonts w:asciiTheme="majorHAnsi" w:eastAsiaTheme="majorEastAsia" w:hAnsiTheme="majorHAnsi" w:cstheme="majorBidi"/>
      <w:b/>
      <w:bCs/>
      <w:kern w:val="24"/>
    </w:rPr>
  </w:style>
  <w:style w:type="paragraph" w:styleId="Title">
    <w:name w:val="Title"/>
    <w:basedOn w:val="Normal"/>
    <w:link w:val="TitleChar"/>
    <w:qFormat/>
    <w:rsid w:val="00F9796C"/>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sid w:val="00F9796C"/>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rsid w:val="00F9796C"/>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rsid w:val="00F9796C"/>
    <w:pPr>
      <w:spacing w:after="120"/>
      <w:ind w:firstLine="0"/>
    </w:pPr>
  </w:style>
  <w:style w:type="character" w:customStyle="1" w:styleId="BodyTextChar">
    <w:name w:val="Body Text Char"/>
    <w:basedOn w:val="DefaultParagraphFont"/>
    <w:link w:val="BodyText"/>
    <w:uiPriority w:val="99"/>
    <w:semiHidden/>
    <w:rsid w:val="00F9796C"/>
    <w:rPr>
      <w:kern w:val="24"/>
    </w:rPr>
  </w:style>
  <w:style w:type="paragraph" w:styleId="BodyText2">
    <w:name w:val="Body Text 2"/>
    <w:basedOn w:val="Normal"/>
    <w:link w:val="BodyText2Char"/>
    <w:uiPriority w:val="99"/>
    <w:semiHidden/>
    <w:unhideWhenUsed/>
    <w:rsid w:val="00F9796C"/>
    <w:pPr>
      <w:spacing w:after="120"/>
      <w:ind w:firstLine="0"/>
    </w:pPr>
  </w:style>
  <w:style w:type="character" w:customStyle="1" w:styleId="BodyText2Char">
    <w:name w:val="Body Text 2 Char"/>
    <w:basedOn w:val="DefaultParagraphFont"/>
    <w:link w:val="BodyText2"/>
    <w:uiPriority w:val="99"/>
    <w:semiHidden/>
    <w:rsid w:val="00F9796C"/>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rsid w:val="00F9796C"/>
    <w:pPr>
      <w:spacing w:after="0"/>
    </w:pPr>
  </w:style>
  <w:style w:type="character" w:customStyle="1" w:styleId="BodyTextFirstIndentChar">
    <w:name w:val="Body Text First Indent Char"/>
    <w:basedOn w:val="BodyTextChar"/>
    <w:link w:val="BodyTextFirstIndent"/>
    <w:uiPriority w:val="99"/>
    <w:semiHidden/>
    <w:rsid w:val="00F9796C"/>
    <w:rPr>
      <w:kern w:val="24"/>
    </w:rPr>
  </w:style>
  <w:style w:type="paragraph" w:styleId="BodyTextIndent">
    <w:name w:val="Body Text Indent"/>
    <w:basedOn w:val="Normal"/>
    <w:link w:val="BodyTextIndentChar"/>
    <w:uiPriority w:val="99"/>
    <w:semiHidden/>
    <w:unhideWhenUsed/>
    <w:rsid w:val="00F9796C"/>
    <w:pPr>
      <w:spacing w:after="120"/>
      <w:ind w:left="360" w:firstLine="0"/>
    </w:pPr>
  </w:style>
  <w:style w:type="character" w:customStyle="1" w:styleId="BodyTextIndentChar">
    <w:name w:val="Body Text Indent Char"/>
    <w:basedOn w:val="DefaultParagraphFont"/>
    <w:link w:val="BodyTextIndent"/>
    <w:uiPriority w:val="99"/>
    <w:semiHidden/>
    <w:rsid w:val="00F9796C"/>
    <w:rPr>
      <w:kern w:val="24"/>
    </w:rPr>
  </w:style>
  <w:style w:type="paragraph" w:styleId="BodyTextFirstIndent2">
    <w:name w:val="Body Text First Indent 2"/>
    <w:basedOn w:val="BodyTextIndent"/>
    <w:link w:val="BodyTextFirstIndent2Char"/>
    <w:uiPriority w:val="99"/>
    <w:semiHidden/>
    <w:unhideWhenUsed/>
    <w:rsid w:val="00F9796C"/>
    <w:pPr>
      <w:spacing w:after="0"/>
    </w:pPr>
  </w:style>
  <w:style w:type="character" w:customStyle="1" w:styleId="BodyTextFirstIndent2Char">
    <w:name w:val="Body Text First Indent 2 Char"/>
    <w:basedOn w:val="BodyTextIndentChar"/>
    <w:link w:val="BodyTextFirstIndent2"/>
    <w:uiPriority w:val="99"/>
    <w:semiHidden/>
    <w:rsid w:val="00F9796C"/>
    <w:rPr>
      <w:kern w:val="24"/>
    </w:rPr>
  </w:style>
  <w:style w:type="paragraph" w:styleId="BodyTextIndent2">
    <w:name w:val="Body Text Indent 2"/>
    <w:basedOn w:val="Normal"/>
    <w:link w:val="BodyTextIndent2Char"/>
    <w:uiPriority w:val="99"/>
    <w:semiHidden/>
    <w:unhideWhenUsed/>
    <w:rsid w:val="00F9796C"/>
    <w:pPr>
      <w:spacing w:after="120"/>
      <w:ind w:left="360" w:firstLine="0"/>
    </w:pPr>
  </w:style>
  <w:style w:type="character" w:customStyle="1" w:styleId="BodyTextIndent2Char">
    <w:name w:val="Body Text Indent 2 Char"/>
    <w:basedOn w:val="DefaultParagraphFont"/>
    <w:link w:val="BodyTextIndent2"/>
    <w:uiPriority w:val="99"/>
    <w:semiHidden/>
    <w:rsid w:val="00F9796C"/>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rsid w:val="00F9796C"/>
    <w:pPr>
      <w:spacing w:line="240" w:lineRule="auto"/>
      <w:ind w:left="4320" w:firstLine="0"/>
    </w:pPr>
  </w:style>
  <w:style w:type="character" w:customStyle="1" w:styleId="ClosingChar">
    <w:name w:val="Closing Char"/>
    <w:basedOn w:val="DefaultParagraphFont"/>
    <w:link w:val="Closing"/>
    <w:uiPriority w:val="99"/>
    <w:semiHidden/>
    <w:rsid w:val="00F9796C"/>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sid w:val="00F9796C"/>
    <w:rPr>
      <w:b/>
      <w:bCs/>
    </w:rPr>
  </w:style>
  <w:style w:type="character" w:customStyle="1" w:styleId="CommentSubjectChar">
    <w:name w:val="Comment Subject Char"/>
    <w:basedOn w:val="CommentTextChar"/>
    <w:link w:val="CommentSubject"/>
    <w:uiPriority w:val="99"/>
    <w:semiHidden/>
    <w:rsid w:val="00F9796C"/>
    <w:rPr>
      <w:b/>
      <w:bCs/>
      <w:kern w:val="24"/>
      <w:sz w:val="20"/>
      <w:szCs w:val="20"/>
    </w:rPr>
  </w:style>
  <w:style w:type="paragraph" w:styleId="Date">
    <w:name w:val="Date"/>
    <w:basedOn w:val="Normal"/>
    <w:next w:val="Normal"/>
    <w:link w:val="DateChar"/>
    <w:uiPriority w:val="99"/>
    <w:semiHidden/>
    <w:unhideWhenUsed/>
    <w:rsid w:val="00F9796C"/>
    <w:pPr>
      <w:ind w:firstLine="0"/>
    </w:pPr>
  </w:style>
  <w:style w:type="character" w:customStyle="1" w:styleId="DateChar">
    <w:name w:val="Date Char"/>
    <w:basedOn w:val="DefaultParagraphFont"/>
    <w:link w:val="Date"/>
    <w:uiPriority w:val="99"/>
    <w:semiHidden/>
    <w:rsid w:val="00F9796C"/>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rsid w:val="00F9796C"/>
    <w:pPr>
      <w:spacing w:line="240" w:lineRule="auto"/>
      <w:ind w:firstLine="0"/>
    </w:pPr>
  </w:style>
  <w:style w:type="character" w:customStyle="1" w:styleId="E-mailSignatureChar">
    <w:name w:val="E-mail Signature Char"/>
    <w:basedOn w:val="DefaultParagraphFont"/>
    <w:link w:val="E-mailSignature"/>
    <w:uiPriority w:val="99"/>
    <w:semiHidden/>
    <w:rsid w:val="00F9796C"/>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rsid w:val="00F9796C"/>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rsid w:val="00F979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F9796C"/>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F9796C"/>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sid w:val="00F9796C"/>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sid w:val="00F9796C"/>
    <w:pPr>
      <w:spacing w:line="240" w:lineRule="auto"/>
      <w:ind w:firstLine="0"/>
    </w:pPr>
    <w:rPr>
      <w:i/>
      <w:iCs/>
    </w:rPr>
  </w:style>
  <w:style w:type="character" w:customStyle="1" w:styleId="HTMLAddressChar">
    <w:name w:val="HTML Address Char"/>
    <w:basedOn w:val="DefaultParagraphFont"/>
    <w:link w:val="HTMLAddress"/>
    <w:uiPriority w:val="99"/>
    <w:semiHidden/>
    <w:rsid w:val="00F9796C"/>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rsid w:val="00F9796C"/>
    <w:pPr>
      <w:spacing w:line="240" w:lineRule="auto"/>
      <w:ind w:left="240" w:firstLine="0"/>
    </w:pPr>
  </w:style>
  <w:style w:type="paragraph" w:styleId="Index2">
    <w:name w:val="index 2"/>
    <w:basedOn w:val="Normal"/>
    <w:next w:val="Normal"/>
    <w:autoRedefine/>
    <w:uiPriority w:val="99"/>
    <w:semiHidden/>
    <w:unhideWhenUsed/>
    <w:rsid w:val="00F9796C"/>
    <w:pPr>
      <w:spacing w:line="240" w:lineRule="auto"/>
      <w:ind w:left="480" w:firstLine="0"/>
    </w:pPr>
  </w:style>
  <w:style w:type="paragraph" w:styleId="Index3">
    <w:name w:val="index 3"/>
    <w:basedOn w:val="Normal"/>
    <w:next w:val="Normal"/>
    <w:autoRedefine/>
    <w:uiPriority w:val="99"/>
    <w:semiHidden/>
    <w:unhideWhenUsed/>
    <w:rsid w:val="00F9796C"/>
    <w:pPr>
      <w:spacing w:line="240" w:lineRule="auto"/>
      <w:ind w:left="720" w:firstLine="0"/>
    </w:pPr>
  </w:style>
  <w:style w:type="paragraph" w:styleId="Index4">
    <w:name w:val="index 4"/>
    <w:basedOn w:val="Normal"/>
    <w:next w:val="Normal"/>
    <w:autoRedefine/>
    <w:uiPriority w:val="99"/>
    <w:semiHidden/>
    <w:unhideWhenUsed/>
    <w:rsid w:val="00F9796C"/>
    <w:pPr>
      <w:spacing w:line="240" w:lineRule="auto"/>
      <w:ind w:left="960" w:firstLine="0"/>
    </w:pPr>
  </w:style>
  <w:style w:type="paragraph" w:styleId="Index5">
    <w:name w:val="index 5"/>
    <w:basedOn w:val="Normal"/>
    <w:next w:val="Normal"/>
    <w:autoRedefine/>
    <w:uiPriority w:val="99"/>
    <w:semiHidden/>
    <w:unhideWhenUsed/>
    <w:rsid w:val="00F9796C"/>
    <w:pPr>
      <w:spacing w:line="240" w:lineRule="auto"/>
      <w:ind w:left="1200" w:firstLine="0"/>
    </w:pPr>
  </w:style>
  <w:style w:type="paragraph" w:styleId="Index6">
    <w:name w:val="index 6"/>
    <w:basedOn w:val="Normal"/>
    <w:next w:val="Normal"/>
    <w:autoRedefine/>
    <w:uiPriority w:val="99"/>
    <w:semiHidden/>
    <w:unhideWhenUsed/>
    <w:rsid w:val="00F9796C"/>
    <w:pPr>
      <w:spacing w:line="240" w:lineRule="auto"/>
      <w:ind w:left="1440" w:firstLine="0"/>
    </w:pPr>
  </w:style>
  <w:style w:type="paragraph" w:styleId="Index7">
    <w:name w:val="index 7"/>
    <w:basedOn w:val="Normal"/>
    <w:next w:val="Normal"/>
    <w:autoRedefine/>
    <w:uiPriority w:val="99"/>
    <w:semiHidden/>
    <w:unhideWhenUsed/>
    <w:rsid w:val="00F9796C"/>
    <w:pPr>
      <w:spacing w:line="240" w:lineRule="auto"/>
      <w:ind w:left="1680" w:firstLine="0"/>
    </w:pPr>
  </w:style>
  <w:style w:type="paragraph" w:styleId="Index8">
    <w:name w:val="index 8"/>
    <w:basedOn w:val="Normal"/>
    <w:next w:val="Normal"/>
    <w:autoRedefine/>
    <w:uiPriority w:val="99"/>
    <w:semiHidden/>
    <w:unhideWhenUsed/>
    <w:rsid w:val="00F9796C"/>
    <w:pPr>
      <w:spacing w:line="240" w:lineRule="auto"/>
      <w:ind w:left="1920" w:firstLine="0"/>
    </w:pPr>
  </w:style>
  <w:style w:type="paragraph" w:styleId="Index9">
    <w:name w:val="index 9"/>
    <w:basedOn w:val="Normal"/>
    <w:next w:val="Normal"/>
    <w:autoRedefine/>
    <w:uiPriority w:val="99"/>
    <w:semiHidden/>
    <w:unhideWhenUsed/>
    <w:rsid w:val="00F9796C"/>
    <w:pPr>
      <w:spacing w:line="240" w:lineRule="auto"/>
      <w:ind w:left="2160" w:firstLine="0"/>
    </w:pPr>
  </w:style>
  <w:style w:type="paragraph" w:styleId="IndexHeading">
    <w:name w:val="index heading"/>
    <w:basedOn w:val="Normal"/>
    <w:next w:val="Index1"/>
    <w:uiPriority w:val="99"/>
    <w:semiHidden/>
    <w:unhideWhenUsed/>
    <w:rsid w:val="00F9796C"/>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rsid w:val="00F9796C"/>
    <w:pPr>
      <w:ind w:left="360" w:firstLine="0"/>
      <w:contextualSpacing/>
    </w:pPr>
  </w:style>
  <w:style w:type="paragraph" w:styleId="List2">
    <w:name w:val="List 2"/>
    <w:basedOn w:val="Normal"/>
    <w:uiPriority w:val="99"/>
    <w:semiHidden/>
    <w:unhideWhenUsed/>
    <w:rsid w:val="00F9796C"/>
    <w:pPr>
      <w:ind w:left="720" w:firstLine="0"/>
      <w:contextualSpacing/>
    </w:pPr>
  </w:style>
  <w:style w:type="paragraph" w:styleId="List3">
    <w:name w:val="List 3"/>
    <w:basedOn w:val="Normal"/>
    <w:uiPriority w:val="99"/>
    <w:semiHidden/>
    <w:unhideWhenUsed/>
    <w:rsid w:val="00F9796C"/>
    <w:pPr>
      <w:ind w:left="1080" w:firstLine="0"/>
      <w:contextualSpacing/>
    </w:pPr>
  </w:style>
  <w:style w:type="paragraph" w:styleId="List4">
    <w:name w:val="List 4"/>
    <w:basedOn w:val="Normal"/>
    <w:uiPriority w:val="99"/>
    <w:semiHidden/>
    <w:unhideWhenUsed/>
    <w:rsid w:val="00F9796C"/>
    <w:pPr>
      <w:ind w:left="1440" w:firstLine="0"/>
      <w:contextualSpacing/>
    </w:pPr>
  </w:style>
  <w:style w:type="paragraph" w:styleId="List5">
    <w:name w:val="List 5"/>
    <w:basedOn w:val="Normal"/>
    <w:uiPriority w:val="99"/>
    <w:semiHidden/>
    <w:unhideWhenUsed/>
    <w:rsid w:val="00F9796C"/>
    <w:pPr>
      <w:ind w:left="1800" w:firstLine="0"/>
      <w:contextualSpacing/>
    </w:pPr>
  </w:style>
  <w:style w:type="paragraph" w:styleId="ListBullet">
    <w:name w:val="List Bullet"/>
    <w:basedOn w:val="Normal"/>
    <w:uiPriority w:val="9"/>
    <w:unhideWhenUsed/>
    <w:qFormat/>
    <w:rsid w:val="00F9796C"/>
    <w:pPr>
      <w:numPr>
        <w:numId w:val="1"/>
      </w:numPr>
      <w:contextualSpacing/>
    </w:pPr>
  </w:style>
  <w:style w:type="paragraph" w:styleId="ListBullet2">
    <w:name w:val="List Bullet 2"/>
    <w:basedOn w:val="Normal"/>
    <w:uiPriority w:val="99"/>
    <w:semiHidden/>
    <w:unhideWhenUsed/>
    <w:rsid w:val="00F9796C"/>
    <w:pPr>
      <w:numPr>
        <w:numId w:val="2"/>
      </w:numPr>
      <w:ind w:firstLine="0"/>
      <w:contextualSpacing/>
    </w:pPr>
  </w:style>
  <w:style w:type="paragraph" w:styleId="ListBullet3">
    <w:name w:val="List Bullet 3"/>
    <w:basedOn w:val="Normal"/>
    <w:uiPriority w:val="99"/>
    <w:semiHidden/>
    <w:unhideWhenUsed/>
    <w:rsid w:val="00F9796C"/>
    <w:pPr>
      <w:numPr>
        <w:numId w:val="3"/>
      </w:numPr>
      <w:ind w:firstLine="0"/>
      <w:contextualSpacing/>
    </w:pPr>
  </w:style>
  <w:style w:type="paragraph" w:styleId="ListBullet4">
    <w:name w:val="List Bullet 4"/>
    <w:basedOn w:val="Normal"/>
    <w:uiPriority w:val="99"/>
    <w:semiHidden/>
    <w:unhideWhenUsed/>
    <w:rsid w:val="00F9796C"/>
    <w:pPr>
      <w:numPr>
        <w:numId w:val="4"/>
      </w:numPr>
      <w:ind w:firstLine="0"/>
      <w:contextualSpacing/>
    </w:pPr>
  </w:style>
  <w:style w:type="paragraph" w:styleId="ListBullet5">
    <w:name w:val="List Bullet 5"/>
    <w:basedOn w:val="Normal"/>
    <w:uiPriority w:val="99"/>
    <w:semiHidden/>
    <w:unhideWhenUsed/>
    <w:rsid w:val="00F9796C"/>
    <w:pPr>
      <w:numPr>
        <w:numId w:val="5"/>
      </w:numPr>
      <w:ind w:firstLine="0"/>
      <w:contextualSpacing/>
    </w:pPr>
  </w:style>
  <w:style w:type="paragraph" w:styleId="ListContinue">
    <w:name w:val="List Continue"/>
    <w:basedOn w:val="Normal"/>
    <w:uiPriority w:val="99"/>
    <w:semiHidden/>
    <w:unhideWhenUsed/>
    <w:rsid w:val="00F9796C"/>
    <w:pPr>
      <w:spacing w:after="120"/>
      <w:ind w:left="360" w:firstLine="0"/>
      <w:contextualSpacing/>
    </w:pPr>
  </w:style>
  <w:style w:type="paragraph" w:styleId="ListContinue2">
    <w:name w:val="List Continue 2"/>
    <w:basedOn w:val="Normal"/>
    <w:uiPriority w:val="99"/>
    <w:semiHidden/>
    <w:unhideWhenUsed/>
    <w:rsid w:val="00F9796C"/>
    <w:pPr>
      <w:spacing w:after="120"/>
      <w:ind w:left="720" w:firstLine="0"/>
      <w:contextualSpacing/>
    </w:pPr>
  </w:style>
  <w:style w:type="paragraph" w:styleId="ListContinue3">
    <w:name w:val="List Continue 3"/>
    <w:basedOn w:val="Normal"/>
    <w:uiPriority w:val="99"/>
    <w:semiHidden/>
    <w:unhideWhenUsed/>
    <w:rsid w:val="00F9796C"/>
    <w:pPr>
      <w:spacing w:after="120"/>
      <w:ind w:left="1080" w:firstLine="0"/>
      <w:contextualSpacing/>
    </w:pPr>
  </w:style>
  <w:style w:type="paragraph" w:styleId="ListContinue4">
    <w:name w:val="List Continue 4"/>
    <w:basedOn w:val="Normal"/>
    <w:uiPriority w:val="99"/>
    <w:semiHidden/>
    <w:unhideWhenUsed/>
    <w:rsid w:val="00F9796C"/>
    <w:pPr>
      <w:spacing w:after="120"/>
      <w:ind w:left="1440" w:firstLine="0"/>
      <w:contextualSpacing/>
    </w:pPr>
  </w:style>
  <w:style w:type="paragraph" w:styleId="ListContinue5">
    <w:name w:val="List Continue 5"/>
    <w:basedOn w:val="Normal"/>
    <w:uiPriority w:val="99"/>
    <w:semiHidden/>
    <w:unhideWhenUsed/>
    <w:rsid w:val="00F9796C"/>
    <w:pPr>
      <w:spacing w:after="120"/>
      <w:ind w:left="1800" w:firstLine="0"/>
      <w:contextualSpacing/>
    </w:pPr>
  </w:style>
  <w:style w:type="paragraph" w:styleId="ListNumber">
    <w:name w:val="List Number"/>
    <w:basedOn w:val="Normal"/>
    <w:uiPriority w:val="9"/>
    <w:unhideWhenUsed/>
    <w:qFormat/>
    <w:rsid w:val="00F9796C"/>
    <w:pPr>
      <w:numPr>
        <w:numId w:val="6"/>
      </w:numPr>
      <w:contextualSpacing/>
    </w:pPr>
  </w:style>
  <w:style w:type="paragraph" w:styleId="ListNumber2">
    <w:name w:val="List Number 2"/>
    <w:basedOn w:val="Normal"/>
    <w:uiPriority w:val="99"/>
    <w:semiHidden/>
    <w:unhideWhenUsed/>
    <w:rsid w:val="00F9796C"/>
    <w:pPr>
      <w:numPr>
        <w:numId w:val="7"/>
      </w:numPr>
      <w:ind w:firstLine="0"/>
      <w:contextualSpacing/>
    </w:pPr>
  </w:style>
  <w:style w:type="paragraph" w:styleId="ListNumber3">
    <w:name w:val="List Number 3"/>
    <w:basedOn w:val="Normal"/>
    <w:uiPriority w:val="99"/>
    <w:semiHidden/>
    <w:unhideWhenUsed/>
    <w:rsid w:val="00F9796C"/>
    <w:pPr>
      <w:numPr>
        <w:numId w:val="8"/>
      </w:numPr>
      <w:ind w:firstLine="0"/>
      <w:contextualSpacing/>
    </w:pPr>
  </w:style>
  <w:style w:type="paragraph" w:styleId="ListNumber4">
    <w:name w:val="List Number 4"/>
    <w:basedOn w:val="Normal"/>
    <w:uiPriority w:val="99"/>
    <w:semiHidden/>
    <w:unhideWhenUsed/>
    <w:rsid w:val="00F9796C"/>
    <w:pPr>
      <w:numPr>
        <w:numId w:val="9"/>
      </w:numPr>
      <w:ind w:firstLine="0"/>
      <w:contextualSpacing/>
    </w:pPr>
  </w:style>
  <w:style w:type="paragraph" w:styleId="ListNumber5">
    <w:name w:val="List Number 5"/>
    <w:basedOn w:val="Normal"/>
    <w:uiPriority w:val="99"/>
    <w:semiHidden/>
    <w:unhideWhenUsed/>
    <w:rsid w:val="00F9796C"/>
    <w:pPr>
      <w:numPr>
        <w:numId w:val="10"/>
      </w:numPr>
      <w:ind w:firstLine="0"/>
      <w:contextualSpacing/>
    </w:pPr>
  </w:style>
  <w:style w:type="paragraph" w:styleId="ListParagraph">
    <w:name w:val="List Paragraph"/>
    <w:basedOn w:val="Normal"/>
    <w:uiPriority w:val="34"/>
    <w:semiHidden/>
    <w:unhideWhenUsed/>
    <w:qFormat/>
    <w:rsid w:val="00F9796C"/>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rsid w:val="00F9796C"/>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F9796C"/>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sid w:val="00F9796C"/>
    <w:pPr>
      <w:ind w:firstLine="0"/>
    </w:pPr>
    <w:rPr>
      <w:rFonts w:ascii="Times New Roman" w:hAnsi="Times New Roman" w:cs="Times New Roman"/>
    </w:rPr>
  </w:style>
  <w:style w:type="paragraph" w:styleId="NormalIndent">
    <w:name w:val="Normal Indent"/>
    <w:basedOn w:val="Normal"/>
    <w:uiPriority w:val="99"/>
    <w:semiHidden/>
    <w:unhideWhenUsed/>
    <w:rsid w:val="00F9796C"/>
    <w:pPr>
      <w:ind w:left="720" w:firstLine="0"/>
    </w:pPr>
  </w:style>
  <w:style w:type="paragraph" w:styleId="NoteHeading">
    <w:name w:val="Note Heading"/>
    <w:basedOn w:val="Normal"/>
    <w:next w:val="Normal"/>
    <w:link w:val="NoteHeadingChar"/>
    <w:uiPriority w:val="99"/>
    <w:semiHidden/>
    <w:unhideWhenUsed/>
    <w:rsid w:val="00F9796C"/>
    <w:pPr>
      <w:spacing w:line="240" w:lineRule="auto"/>
      <w:ind w:firstLine="0"/>
    </w:pPr>
  </w:style>
  <w:style w:type="character" w:customStyle="1" w:styleId="NoteHeadingChar">
    <w:name w:val="Note Heading Char"/>
    <w:basedOn w:val="DefaultParagraphFont"/>
    <w:link w:val="NoteHeading"/>
    <w:uiPriority w:val="99"/>
    <w:semiHidden/>
    <w:rsid w:val="00F9796C"/>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rsid w:val="00F9796C"/>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F9796C"/>
    <w:rPr>
      <w:i/>
      <w:iCs/>
      <w:color w:val="404040" w:themeColor="text1" w:themeTint="BF"/>
      <w:kern w:val="24"/>
    </w:rPr>
  </w:style>
  <w:style w:type="paragraph" w:styleId="Salutation">
    <w:name w:val="Salutation"/>
    <w:basedOn w:val="Normal"/>
    <w:next w:val="Normal"/>
    <w:link w:val="SalutationChar"/>
    <w:uiPriority w:val="99"/>
    <w:semiHidden/>
    <w:unhideWhenUsed/>
    <w:rsid w:val="00F9796C"/>
    <w:pPr>
      <w:ind w:firstLine="0"/>
    </w:pPr>
  </w:style>
  <w:style w:type="character" w:customStyle="1" w:styleId="SalutationChar">
    <w:name w:val="Salutation Char"/>
    <w:basedOn w:val="DefaultParagraphFont"/>
    <w:link w:val="Salutation"/>
    <w:uiPriority w:val="99"/>
    <w:semiHidden/>
    <w:rsid w:val="00F9796C"/>
    <w:rPr>
      <w:kern w:val="24"/>
    </w:rPr>
  </w:style>
  <w:style w:type="paragraph" w:styleId="Signature">
    <w:name w:val="Signature"/>
    <w:basedOn w:val="Normal"/>
    <w:link w:val="SignatureChar"/>
    <w:uiPriority w:val="99"/>
    <w:semiHidden/>
    <w:unhideWhenUsed/>
    <w:rsid w:val="00F9796C"/>
    <w:pPr>
      <w:spacing w:line="240" w:lineRule="auto"/>
      <w:ind w:left="4320" w:firstLine="0"/>
    </w:pPr>
  </w:style>
  <w:style w:type="character" w:customStyle="1" w:styleId="SignatureChar">
    <w:name w:val="Signature Char"/>
    <w:basedOn w:val="DefaultParagraphFont"/>
    <w:link w:val="Signature"/>
    <w:uiPriority w:val="99"/>
    <w:semiHidden/>
    <w:rsid w:val="00F9796C"/>
    <w:rPr>
      <w:kern w:val="24"/>
    </w:rPr>
  </w:style>
  <w:style w:type="paragraph" w:styleId="TableofAuthorities">
    <w:name w:val="table of authorities"/>
    <w:basedOn w:val="Normal"/>
    <w:next w:val="Normal"/>
    <w:uiPriority w:val="99"/>
    <w:semiHidden/>
    <w:unhideWhenUsed/>
    <w:rsid w:val="00F9796C"/>
    <w:pPr>
      <w:ind w:left="240" w:firstLine="0"/>
    </w:pPr>
  </w:style>
  <w:style w:type="paragraph" w:styleId="TableofFigures">
    <w:name w:val="table of figures"/>
    <w:basedOn w:val="Normal"/>
    <w:next w:val="Normal"/>
    <w:uiPriority w:val="99"/>
    <w:semiHidden/>
    <w:unhideWhenUsed/>
    <w:rsid w:val="00F9796C"/>
    <w:pPr>
      <w:ind w:firstLine="0"/>
    </w:pPr>
  </w:style>
  <w:style w:type="paragraph" w:styleId="TOAHeading">
    <w:name w:val="toa heading"/>
    <w:basedOn w:val="Normal"/>
    <w:next w:val="Normal"/>
    <w:uiPriority w:val="99"/>
    <w:semiHidden/>
    <w:unhideWhenUsed/>
    <w:rsid w:val="00F9796C"/>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F9796C"/>
    <w:pPr>
      <w:spacing w:after="100"/>
      <w:ind w:left="720" w:firstLine="0"/>
    </w:pPr>
  </w:style>
  <w:style w:type="paragraph" w:styleId="TOC5">
    <w:name w:val="toc 5"/>
    <w:basedOn w:val="Normal"/>
    <w:next w:val="Normal"/>
    <w:autoRedefine/>
    <w:uiPriority w:val="39"/>
    <w:semiHidden/>
    <w:unhideWhenUsed/>
    <w:rsid w:val="00F9796C"/>
    <w:pPr>
      <w:spacing w:after="100"/>
      <w:ind w:left="960" w:firstLine="0"/>
    </w:pPr>
  </w:style>
  <w:style w:type="paragraph" w:styleId="TOC6">
    <w:name w:val="toc 6"/>
    <w:basedOn w:val="Normal"/>
    <w:next w:val="Normal"/>
    <w:autoRedefine/>
    <w:uiPriority w:val="39"/>
    <w:semiHidden/>
    <w:unhideWhenUsed/>
    <w:rsid w:val="00F9796C"/>
    <w:pPr>
      <w:spacing w:after="100"/>
      <w:ind w:left="1200" w:firstLine="0"/>
    </w:pPr>
  </w:style>
  <w:style w:type="paragraph" w:styleId="TOC7">
    <w:name w:val="toc 7"/>
    <w:basedOn w:val="Normal"/>
    <w:next w:val="Normal"/>
    <w:autoRedefine/>
    <w:uiPriority w:val="39"/>
    <w:semiHidden/>
    <w:unhideWhenUsed/>
    <w:rsid w:val="00F9796C"/>
    <w:pPr>
      <w:spacing w:after="100"/>
      <w:ind w:left="1440" w:firstLine="0"/>
    </w:pPr>
  </w:style>
  <w:style w:type="paragraph" w:styleId="TOC8">
    <w:name w:val="toc 8"/>
    <w:basedOn w:val="Normal"/>
    <w:next w:val="Normal"/>
    <w:autoRedefine/>
    <w:uiPriority w:val="39"/>
    <w:semiHidden/>
    <w:unhideWhenUsed/>
    <w:rsid w:val="00F9796C"/>
    <w:pPr>
      <w:spacing w:after="100"/>
      <w:ind w:left="1680" w:firstLine="0"/>
    </w:pPr>
  </w:style>
  <w:style w:type="paragraph" w:styleId="TOC9">
    <w:name w:val="toc 9"/>
    <w:basedOn w:val="Normal"/>
    <w:next w:val="Normal"/>
    <w:autoRedefine/>
    <w:uiPriority w:val="39"/>
    <w:semiHidden/>
    <w:unhideWhenUsed/>
    <w:rsid w:val="00F9796C"/>
    <w:pPr>
      <w:spacing w:after="100"/>
      <w:ind w:left="1920" w:firstLine="0"/>
    </w:pPr>
  </w:style>
  <w:style w:type="character" w:styleId="EndnoteReference">
    <w:name w:val="endnote reference"/>
    <w:basedOn w:val="DefaultParagraphFont"/>
    <w:uiPriority w:val="99"/>
    <w:semiHidden/>
    <w:unhideWhenUsed/>
    <w:rsid w:val="00F9796C"/>
    <w:rPr>
      <w:vertAlign w:val="superscript"/>
    </w:rPr>
  </w:style>
  <w:style w:type="character" w:styleId="FootnoteReference">
    <w:name w:val="footnote reference"/>
    <w:basedOn w:val="DefaultParagraphFont"/>
    <w:uiPriority w:val="5"/>
    <w:unhideWhenUsed/>
    <w:qFormat/>
    <w:rsid w:val="00F9796C"/>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F9796C"/>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PageNumber">
    <w:name w:val="page number"/>
    <w:basedOn w:val="DefaultParagraphFont"/>
    <w:uiPriority w:val="99"/>
    <w:semiHidden/>
    <w:unhideWhenUsed/>
    <w:rsid w:val="00C10D47"/>
  </w:style>
  <w:style w:type="paragraph" w:styleId="Revision">
    <w:name w:val="Revision"/>
    <w:hidden/>
    <w:uiPriority w:val="99"/>
    <w:semiHidden/>
    <w:rsid w:val="00A26646"/>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554880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1494056">
      <w:bodyDiv w:val="1"/>
      <w:marLeft w:val="0"/>
      <w:marRight w:val="0"/>
      <w:marTop w:val="0"/>
      <w:marBottom w:val="0"/>
      <w:divBdr>
        <w:top w:val="none" w:sz="0" w:space="0" w:color="auto"/>
        <w:left w:val="none" w:sz="0" w:space="0" w:color="auto"/>
        <w:bottom w:val="none" w:sz="0" w:space="0" w:color="auto"/>
        <w:right w:val="none" w:sz="0" w:space="0" w:color="auto"/>
      </w:divBdr>
      <w:divsChild>
        <w:div w:id="939874874">
          <w:marLeft w:val="0"/>
          <w:marRight w:val="0"/>
          <w:marTop w:val="0"/>
          <w:marBottom w:val="0"/>
          <w:divBdr>
            <w:top w:val="none" w:sz="0" w:space="0" w:color="auto"/>
            <w:left w:val="none" w:sz="0" w:space="0" w:color="auto"/>
            <w:bottom w:val="none" w:sz="0" w:space="0" w:color="auto"/>
            <w:right w:val="none" w:sz="0" w:space="0" w:color="auto"/>
          </w:divBdr>
          <w:divsChild>
            <w:div w:id="594152">
              <w:marLeft w:val="0"/>
              <w:marRight w:val="0"/>
              <w:marTop w:val="0"/>
              <w:marBottom w:val="0"/>
              <w:divBdr>
                <w:top w:val="none" w:sz="0" w:space="0" w:color="auto"/>
                <w:left w:val="none" w:sz="0" w:space="0" w:color="auto"/>
                <w:bottom w:val="none" w:sz="0" w:space="0" w:color="auto"/>
                <w:right w:val="none" w:sz="0" w:space="0" w:color="auto"/>
              </w:divBdr>
              <w:divsChild>
                <w:div w:id="619384806">
                  <w:marLeft w:val="0"/>
                  <w:marRight w:val="0"/>
                  <w:marTop w:val="0"/>
                  <w:marBottom w:val="0"/>
                  <w:divBdr>
                    <w:top w:val="none" w:sz="0" w:space="0" w:color="auto"/>
                    <w:left w:val="none" w:sz="0" w:space="0" w:color="auto"/>
                    <w:bottom w:val="none" w:sz="0" w:space="0" w:color="auto"/>
                    <w:right w:val="none" w:sz="0" w:space="0" w:color="auto"/>
                  </w:divBdr>
                </w:div>
              </w:divsChild>
            </w:div>
            <w:div w:id="2068339880">
              <w:marLeft w:val="0"/>
              <w:marRight w:val="0"/>
              <w:marTop w:val="0"/>
              <w:marBottom w:val="0"/>
              <w:divBdr>
                <w:top w:val="none" w:sz="0" w:space="0" w:color="auto"/>
                <w:left w:val="none" w:sz="0" w:space="0" w:color="auto"/>
                <w:bottom w:val="none" w:sz="0" w:space="0" w:color="auto"/>
                <w:right w:val="none" w:sz="0" w:space="0" w:color="auto"/>
              </w:divBdr>
              <w:divsChild>
                <w:div w:id="6145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627">
          <w:marLeft w:val="0"/>
          <w:marRight w:val="0"/>
          <w:marTop w:val="0"/>
          <w:marBottom w:val="0"/>
          <w:divBdr>
            <w:top w:val="none" w:sz="0" w:space="0" w:color="auto"/>
            <w:left w:val="none" w:sz="0" w:space="0" w:color="auto"/>
            <w:bottom w:val="none" w:sz="0" w:space="0" w:color="auto"/>
            <w:right w:val="none" w:sz="0" w:space="0" w:color="auto"/>
          </w:divBdr>
          <w:divsChild>
            <w:div w:id="969018266">
              <w:marLeft w:val="0"/>
              <w:marRight w:val="0"/>
              <w:marTop w:val="0"/>
              <w:marBottom w:val="0"/>
              <w:divBdr>
                <w:top w:val="none" w:sz="0" w:space="0" w:color="auto"/>
                <w:left w:val="none" w:sz="0" w:space="0" w:color="auto"/>
                <w:bottom w:val="none" w:sz="0" w:space="0" w:color="auto"/>
                <w:right w:val="none" w:sz="0" w:space="0" w:color="auto"/>
              </w:divBdr>
              <w:divsChild>
                <w:div w:id="3151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5628197">
      <w:bodyDiv w:val="1"/>
      <w:marLeft w:val="0"/>
      <w:marRight w:val="0"/>
      <w:marTop w:val="0"/>
      <w:marBottom w:val="0"/>
      <w:divBdr>
        <w:top w:val="none" w:sz="0" w:space="0" w:color="auto"/>
        <w:left w:val="none" w:sz="0" w:space="0" w:color="auto"/>
        <w:bottom w:val="none" w:sz="0" w:space="0" w:color="auto"/>
        <w:right w:val="none" w:sz="0" w:space="0" w:color="auto"/>
      </w:divBdr>
      <w:divsChild>
        <w:div w:id="1332831741">
          <w:marLeft w:val="0"/>
          <w:marRight w:val="0"/>
          <w:marTop w:val="0"/>
          <w:marBottom w:val="0"/>
          <w:divBdr>
            <w:top w:val="none" w:sz="0" w:space="0" w:color="auto"/>
            <w:left w:val="none" w:sz="0" w:space="0" w:color="auto"/>
            <w:bottom w:val="none" w:sz="0" w:space="0" w:color="auto"/>
            <w:right w:val="none" w:sz="0" w:space="0" w:color="auto"/>
          </w:divBdr>
          <w:divsChild>
            <w:div w:id="1152870049">
              <w:marLeft w:val="0"/>
              <w:marRight w:val="0"/>
              <w:marTop w:val="0"/>
              <w:marBottom w:val="0"/>
              <w:divBdr>
                <w:top w:val="none" w:sz="0" w:space="0" w:color="auto"/>
                <w:left w:val="none" w:sz="0" w:space="0" w:color="auto"/>
                <w:bottom w:val="none" w:sz="0" w:space="0" w:color="auto"/>
                <w:right w:val="none" w:sz="0" w:space="0" w:color="auto"/>
              </w:divBdr>
              <w:divsChild>
                <w:div w:id="224531175">
                  <w:marLeft w:val="0"/>
                  <w:marRight w:val="0"/>
                  <w:marTop w:val="0"/>
                  <w:marBottom w:val="0"/>
                  <w:divBdr>
                    <w:top w:val="none" w:sz="0" w:space="0" w:color="auto"/>
                    <w:left w:val="none" w:sz="0" w:space="0" w:color="auto"/>
                    <w:bottom w:val="none" w:sz="0" w:space="0" w:color="auto"/>
                    <w:right w:val="none" w:sz="0" w:space="0" w:color="auto"/>
                  </w:divBdr>
                  <w:divsChild>
                    <w:div w:id="14096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0848429">
      <w:bodyDiv w:val="1"/>
      <w:marLeft w:val="0"/>
      <w:marRight w:val="0"/>
      <w:marTop w:val="0"/>
      <w:marBottom w:val="0"/>
      <w:divBdr>
        <w:top w:val="none" w:sz="0" w:space="0" w:color="auto"/>
        <w:left w:val="none" w:sz="0" w:space="0" w:color="auto"/>
        <w:bottom w:val="none" w:sz="0" w:space="0" w:color="auto"/>
        <w:right w:val="none" w:sz="0" w:space="0" w:color="auto"/>
      </w:divBdr>
      <w:divsChild>
        <w:div w:id="104464688">
          <w:marLeft w:val="0"/>
          <w:marRight w:val="0"/>
          <w:marTop w:val="0"/>
          <w:marBottom w:val="0"/>
          <w:divBdr>
            <w:top w:val="none" w:sz="0" w:space="0" w:color="auto"/>
            <w:left w:val="none" w:sz="0" w:space="0" w:color="auto"/>
            <w:bottom w:val="none" w:sz="0" w:space="0" w:color="auto"/>
            <w:right w:val="none" w:sz="0" w:space="0" w:color="auto"/>
          </w:divBdr>
          <w:divsChild>
            <w:div w:id="874464472">
              <w:marLeft w:val="0"/>
              <w:marRight w:val="0"/>
              <w:marTop w:val="0"/>
              <w:marBottom w:val="0"/>
              <w:divBdr>
                <w:top w:val="none" w:sz="0" w:space="0" w:color="auto"/>
                <w:left w:val="none" w:sz="0" w:space="0" w:color="auto"/>
                <w:bottom w:val="none" w:sz="0" w:space="0" w:color="auto"/>
                <w:right w:val="none" w:sz="0" w:space="0" w:color="auto"/>
              </w:divBdr>
              <w:divsChild>
                <w:div w:id="430248569">
                  <w:marLeft w:val="0"/>
                  <w:marRight w:val="0"/>
                  <w:marTop w:val="0"/>
                  <w:marBottom w:val="0"/>
                  <w:divBdr>
                    <w:top w:val="none" w:sz="0" w:space="0" w:color="auto"/>
                    <w:left w:val="none" w:sz="0" w:space="0" w:color="auto"/>
                    <w:bottom w:val="none" w:sz="0" w:space="0" w:color="auto"/>
                    <w:right w:val="none" w:sz="0" w:space="0" w:color="auto"/>
                  </w:divBdr>
                </w:div>
              </w:divsChild>
            </w:div>
            <w:div w:id="1481312150">
              <w:marLeft w:val="0"/>
              <w:marRight w:val="0"/>
              <w:marTop w:val="0"/>
              <w:marBottom w:val="0"/>
              <w:divBdr>
                <w:top w:val="none" w:sz="0" w:space="0" w:color="auto"/>
                <w:left w:val="none" w:sz="0" w:space="0" w:color="auto"/>
                <w:bottom w:val="none" w:sz="0" w:space="0" w:color="auto"/>
                <w:right w:val="none" w:sz="0" w:space="0" w:color="auto"/>
              </w:divBdr>
              <w:divsChild>
                <w:div w:id="9803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9623">
          <w:marLeft w:val="0"/>
          <w:marRight w:val="0"/>
          <w:marTop w:val="0"/>
          <w:marBottom w:val="0"/>
          <w:divBdr>
            <w:top w:val="none" w:sz="0" w:space="0" w:color="auto"/>
            <w:left w:val="none" w:sz="0" w:space="0" w:color="auto"/>
            <w:bottom w:val="none" w:sz="0" w:space="0" w:color="auto"/>
            <w:right w:val="none" w:sz="0" w:space="0" w:color="auto"/>
          </w:divBdr>
          <w:divsChild>
            <w:div w:id="470251779">
              <w:marLeft w:val="0"/>
              <w:marRight w:val="0"/>
              <w:marTop w:val="0"/>
              <w:marBottom w:val="0"/>
              <w:divBdr>
                <w:top w:val="none" w:sz="0" w:space="0" w:color="auto"/>
                <w:left w:val="none" w:sz="0" w:space="0" w:color="auto"/>
                <w:bottom w:val="none" w:sz="0" w:space="0" w:color="auto"/>
                <w:right w:val="none" w:sz="0" w:space="0" w:color="auto"/>
              </w:divBdr>
              <w:divsChild>
                <w:div w:id="4228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people" Target="people.xml"/><Relationship Id="rId21" Type="http://schemas.openxmlformats.org/officeDocument/2006/relationships/glossaryDocument" Target="glossary/document.xml"/><Relationship Id="rId22" Type="http://schemas.openxmlformats.org/officeDocument/2006/relationships/theme" Target="theme/theme1.xml"/><Relationship Id="rId23" Type="http://schemas.microsoft.com/office/2016/09/relationships/commentsIds" Target="commentsIds.xml"/><Relationship Id="rId10" Type="http://schemas.microsoft.com/office/2011/relationships/commentsExtended" Target="commentsExtended.xml"/><Relationship Id="rId11" Type="http://schemas.openxmlformats.org/officeDocument/2006/relationships/image" Target="media/image1.emf"/><Relationship Id="rId12" Type="http://schemas.openxmlformats.org/officeDocument/2006/relationships/image" Target="media/image2.tiff"/><Relationship Id="rId13" Type="http://schemas.openxmlformats.org/officeDocument/2006/relationships/image" Target="media/image3.tif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DA5B20E43BF641B98FFAA795AAC4B3"/>
        <w:category>
          <w:name w:val="General"/>
          <w:gallery w:val="placeholder"/>
        </w:category>
        <w:types>
          <w:type w:val="bbPlcHdr"/>
        </w:types>
        <w:behaviors>
          <w:behavior w:val="content"/>
        </w:behaviors>
        <w:guid w:val="{808C6F9B-F130-0D4F-A185-715E820B4776}"/>
      </w:docPartPr>
      <w:docPartBody>
        <w:p w:rsidR="00001ECF" w:rsidRDefault="00274BA7">
          <w:pPr>
            <w:pStyle w:val="C0DA5B20E43BF641B98FFAA795AAC4B3"/>
          </w:pPr>
          <w:r>
            <w:t>[Title Here, up to 12 Words, on One to Two Lines]</w:t>
          </w:r>
        </w:p>
      </w:docPartBody>
    </w:docPart>
    <w:docPart>
      <w:docPartPr>
        <w:name w:val="46724CD63A4A9640A4E327CCBD4AFC2D"/>
        <w:category>
          <w:name w:val="General"/>
          <w:gallery w:val="placeholder"/>
        </w:category>
        <w:types>
          <w:type w:val="bbPlcHdr"/>
        </w:types>
        <w:behaviors>
          <w:behavior w:val="content"/>
        </w:behaviors>
        <w:guid w:val="{ED08D5AF-ACF3-5C45-AB56-AB11B1CB3852}"/>
      </w:docPartPr>
      <w:docPartBody>
        <w:p w:rsidR="00001ECF" w:rsidRDefault="00274BA7">
          <w:pPr>
            <w:pStyle w:val="46724CD63A4A9640A4E327CCBD4AFC2D"/>
          </w:pPr>
          <w:r>
            <w:t>Author Note</w:t>
          </w:r>
        </w:p>
      </w:docPartBody>
    </w:docPart>
    <w:docPart>
      <w:docPartPr>
        <w:name w:val="318AC748E58C2A4A85A63D4826E3EF34"/>
        <w:category>
          <w:name w:val="General"/>
          <w:gallery w:val="placeholder"/>
        </w:category>
        <w:types>
          <w:type w:val="bbPlcHdr"/>
        </w:types>
        <w:behaviors>
          <w:behavior w:val="content"/>
        </w:behaviors>
        <w:guid w:val="{53488A62-9B63-0B45-B22A-CFDFEF852A75}"/>
      </w:docPartPr>
      <w:docPartBody>
        <w:p w:rsidR="00001ECF" w:rsidRDefault="00274BA7">
          <w:pPr>
            <w:pStyle w:val="318AC748E58C2A4A85A63D4826E3EF34"/>
          </w:pPr>
          <w:r>
            <w:t>Abstract</w:t>
          </w:r>
        </w:p>
      </w:docPartBody>
    </w:docPart>
    <w:docPart>
      <w:docPartPr>
        <w:name w:val="2A123D6CEFBEE84D9EECFC1305167D94"/>
        <w:category>
          <w:name w:val="General"/>
          <w:gallery w:val="placeholder"/>
        </w:category>
        <w:types>
          <w:type w:val="bbPlcHdr"/>
        </w:types>
        <w:behaviors>
          <w:behavior w:val="content"/>
        </w:behaviors>
        <w:guid w:val="{B563757F-8C93-B642-BE2C-61208CA72469}"/>
      </w:docPartPr>
      <w:docPartBody>
        <w:p w:rsidR="00001ECF" w:rsidRDefault="00274BA7">
          <w:pPr>
            <w:pStyle w:val="2A123D6CEFBEE84D9EECFC1305167D94"/>
          </w:pPr>
          <w:r>
            <w:t>[Title Here, up to 12 Words, on One to Two Lines]</w:t>
          </w:r>
        </w:p>
      </w:docPartBody>
    </w:docPart>
    <w:docPart>
      <w:docPartPr>
        <w:name w:val="6AE2DE983AE58940B3632CE3412C1F13"/>
        <w:category>
          <w:name w:val="General"/>
          <w:gallery w:val="placeholder"/>
        </w:category>
        <w:types>
          <w:type w:val="bbPlcHdr"/>
        </w:types>
        <w:behaviors>
          <w:behavior w:val="content"/>
        </w:behaviors>
        <w:guid w:val="{2C0B4780-8178-9348-AB9E-7EB8E75ACBF5}"/>
      </w:docPartPr>
      <w:docPartBody>
        <w:p w:rsidR="00001ECF" w:rsidRDefault="00274BA7">
          <w:pPr>
            <w:pStyle w:val="6AE2DE983AE58940B3632CE3412C1F13"/>
          </w:pPr>
          <w:r>
            <w:rPr>
              <w:rStyle w:val="Strong"/>
            </w:rPr>
            <w:t>[Shortened Title up to 50 Characters]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274BA7"/>
    <w:rsid w:val="0000112B"/>
    <w:rsid w:val="00001ECF"/>
    <w:rsid w:val="00173DF4"/>
    <w:rsid w:val="001A2648"/>
    <w:rsid w:val="00274BA7"/>
    <w:rsid w:val="00294F46"/>
    <w:rsid w:val="00384BFD"/>
    <w:rsid w:val="003C1E89"/>
    <w:rsid w:val="004A2338"/>
    <w:rsid w:val="004D5BDA"/>
    <w:rsid w:val="00502473"/>
    <w:rsid w:val="00511257"/>
    <w:rsid w:val="005C07B6"/>
    <w:rsid w:val="005E1085"/>
    <w:rsid w:val="00612382"/>
    <w:rsid w:val="006F282A"/>
    <w:rsid w:val="006F6019"/>
    <w:rsid w:val="0084692F"/>
    <w:rsid w:val="008B42E5"/>
    <w:rsid w:val="008C1A43"/>
    <w:rsid w:val="008D6B5A"/>
    <w:rsid w:val="008D7D1D"/>
    <w:rsid w:val="00915BC0"/>
    <w:rsid w:val="00934E65"/>
    <w:rsid w:val="009425AD"/>
    <w:rsid w:val="009F7056"/>
    <w:rsid w:val="00A510D7"/>
    <w:rsid w:val="00AB3ACD"/>
    <w:rsid w:val="00AC0C06"/>
    <w:rsid w:val="00B268AB"/>
    <w:rsid w:val="00B26F4F"/>
    <w:rsid w:val="00B42946"/>
    <w:rsid w:val="00BD098B"/>
    <w:rsid w:val="00BF7C31"/>
    <w:rsid w:val="00C365AE"/>
    <w:rsid w:val="00CA22F5"/>
    <w:rsid w:val="00D90C1F"/>
    <w:rsid w:val="00E17CDE"/>
    <w:rsid w:val="00E45387"/>
    <w:rsid w:val="00ED16FD"/>
    <w:rsid w:val="00F41F31"/>
    <w:rsid w:val="00F77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3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DA5B20E43BF641B98FFAA795AAC4B3">
    <w:name w:val="C0DA5B20E43BF641B98FFAA795AAC4B3"/>
    <w:rsid w:val="00E45387"/>
  </w:style>
  <w:style w:type="paragraph" w:customStyle="1" w:styleId="AE80F6ECBCF73940AB1D9D73A57676BF">
    <w:name w:val="AE80F6ECBCF73940AB1D9D73A57676BF"/>
    <w:rsid w:val="00E45387"/>
  </w:style>
  <w:style w:type="paragraph" w:customStyle="1" w:styleId="92F1638E10FA2F468410B2B89523800A">
    <w:name w:val="92F1638E10FA2F468410B2B89523800A"/>
    <w:rsid w:val="00E45387"/>
  </w:style>
  <w:style w:type="paragraph" w:customStyle="1" w:styleId="46724CD63A4A9640A4E327CCBD4AFC2D">
    <w:name w:val="46724CD63A4A9640A4E327CCBD4AFC2D"/>
    <w:rsid w:val="00E45387"/>
  </w:style>
  <w:style w:type="paragraph" w:customStyle="1" w:styleId="633978ECBF2AC14CB91D849A1227ED6F">
    <w:name w:val="633978ECBF2AC14CB91D849A1227ED6F"/>
    <w:rsid w:val="00E45387"/>
  </w:style>
  <w:style w:type="paragraph" w:customStyle="1" w:styleId="318AC748E58C2A4A85A63D4826E3EF34">
    <w:name w:val="318AC748E58C2A4A85A63D4826E3EF34"/>
    <w:rsid w:val="00E45387"/>
  </w:style>
  <w:style w:type="character" w:styleId="Emphasis">
    <w:name w:val="Emphasis"/>
    <w:basedOn w:val="DefaultParagraphFont"/>
    <w:uiPriority w:val="4"/>
    <w:unhideWhenUsed/>
    <w:qFormat/>
    <w:rsid w:val="00E45387"/>
    <w:rPr>
      <w:i/>
      <w:iCs/>
    </w:rPr>
  </w:style>
  <w:style w:type="paragraph" w:customStyle="1" w:styleId="7B00B33C0FA12C4DB4054EC16E364A55">
    <w:name w:val="7B00B33C0FA12C4DB4054EC16E364A55"/>
    <w:rsid w:val="00E45387"/>
  </w:style>
  <w:style w:type="paragraph" w:customStyle="1" w:styleId="1BAC0BB15CD7334BBCB37E39DE2EC4C9">
    <w:name w:val="1BAC0BB15CD7334BBCB37E39DE2EC4C9"/>
    <w:rsid w:val="00E45387"/>
  </w:style>
  <w:style w:type="paragraph" w:customStyle="1" w:styleId="2A123D6CEFBEE84D9EECFC1305167D94">
    <w:name w:val="2A123D6CEFBEE84D9EECFC1305167D94"/>
    <w:rsid w:val="00E45387"/>
  </w:style>
  <w:style w:type="paragraph" w:customStyle="1" w:styleId="928AA22792F4C640AAD86B2CC82A59C9">
    <w:name w:val="928AA22792F4C640AAD86B2CC82A59C9"/>
    <w:rsid w:val="00E45387"/>
  </w:style>
  <w:style w:type="paragraph" w:customStyle="1" w:styleId="54BA04CA2ADA78429AA5448E0C0BC895">
    <w:name w:val="54BA04CA2ADA78429AA5448E0C0BC895"/>
    <w:rsid w:val="00E45387"/>
  </w:style>
  <w:style w:type="paragraph" w:customStyle="1" w:styleId="575253B492F3F14EAABBA82E16A4161B">
    <w:name w:val="575253B492F3F14EAABBA82E16A4161B"/>
    <w:rsid w:val="00E45387"/>
  </w:style>
  <w:style w:type="paragraph" w:customStyle="1" w:styleId="44467CCAD5E6B743B142995A3E9CBD4A">
    <w:name w:val="44467CCAD5E6B743B142995A3E9CBD4A"/>
    <w:rsid w:val="00E45387"/>
  </w:style>
  <w:style w:type="paragraph" w:customStyle="1" w:styleId="16DE5A92436ECD4E894CDA100FB656E3">
    <w:name w:val="16DE5A92436ECD4E894CDA100FB656E3"/>
    <w:rsid w:val="00E45387"/>
  </w:style>
  <w:style w:type="paragraph" w:customStyle="1" w:styleId="21E693A58E8D2D4D8B4B711071506DCC">
    <w:name w:val="21E693A58E8D2D4D8B4B711071506DCC"/>
    <w:rsid w:val="00E45387"/>
  </w:style>
  <w:style w:type="paragraph" w:customStyle="1" w:styleId="D88BB54164E5F844897BC35AA4512C62">
    <w:name w:val="D88BB54164E5F844897BC35AA4512C62"/>
    <w:rsid w:val="00E45387"/>
  </w:style>
  <w:style w:type="paragraph" w:customStyle="1" w:styleId="56A5BC2C5F6D3341B73BA08480D19217">
    <w:name w:val="56A5BC2C5F6D3341B73BA08480D19217"/>
    <w:rsid w:val="00E45387"/>
  </w:style>
  <w:style w:type="paragraph" w:customStyle="1" w:styleId="A1E216AB6C73E646826F986379D6A395">
    <w:name w:val="A1E216AB6C73E646826F986379D6A395"/>
    <w:rsid w:val="00E45387"/>
  </w:style>
  <w:style w:type="paragraph" w:customStyle="1" w:styleId="06D067D1BD83924281F4303E103A5D17">
    <w:name w:val="06D067D1BD83924281F4303E103A5D17"/>
    <w:rsid w:val="00E45387"/>
  </w:style>
  <w:style w:type="paragraph" w:customStyle="1" w:styleId="7FDAFEC9B834D348851A37E195B53D30">
    <w:name w:val="7FDAFEC9B834D348851A37E195B53D30"/>
    <w:rsid w:val="00E45387"/>
  </w:style>
  <w:style w:type="paragraph" w:customStyle="1" w:styleId="A1128FCBD2B3524BAD94168F25E8F233">
    <w:name w:val="A1128FCBD2B3524BAD94168F25E8F233"/>
    <w:rsid w:val="00E45387"/>
  </w:style>
  <w:style w:type="paragraph" w:customStyle="1" w:styleId="27152FAD1C73124F888A5641DCC75107">
    <w:name w:val="27152FAD1C73124F888A5641DCC75107"/>
    <w:rsid w:val="00E45387"/>
  </w:style>
  <w:style w:type="paragraph" w:customStyle="1" w:styleId="32D86E42DDD5FE4FA176460FE83E2095">
    <w:name w:val="32D86E42DDD5FE4FA176460FE83E2095"/>
    <w:rsid w:val="00E45387"/>
  </w:style>
  <w:style w:type="paragraph" w:customStyle="1" w:styleId="4665B6C7229B624EA6802F966DD4D067">
    <w:name w:val="4665B6C7229B624EA6802F966DD4D067"/>
    <w:rsid w:val="00E45387"/>
  </w:style>
  <w:style w:type="paragraph" w:customStyle="1" w:styleId="B1246C2B9DE0AB41AA1143779AD9A646">
    <w:name w:val="B1246C2B9DE0AB41AA1143779AD9A646"/>
    <w:rsid w:val="00E45387"/>
  </w:style>
  <w:style w:type="paragraph" w:customStyle="1" w:styleId="D1731D817D420E488E03A871F46822E3">
    <w:name w:val="D1731D817D420E488E03A871F46822E3"/>
    <w:rsid w:val="00E45387"/>
  </w:style>
  <w:style w:type="paragraph" w:customStyle="1" w:styleId="95AA5AE4C19CCF41BEE35309533BA62C">
    <w:name w:val="95AA5AE4C19CCF41BEE35309533BA62C"/>
    <w:rsid w:val="00E45387"/>
  </w:style>
  <w:style w:type="paragraph" w:customStyle="1" w:styleId="0C37EC6073673E44B8A254FF4368ED09">
    <w:name w:val="0C37EC6073673E44B8A254FF4368ED09"/>
    <w:rsid w:val="00E45387"/>
  </w:style>
  <w:style w:type="paragraph" w:customStyle="1" w:styleId="03A7EF6A076B5444B3AA59E539A1BEC4">
    <w:name w:val="03A7EF6A076B5444B3AA59E539A1BEC4"/>
    <w:rsid w:val="00E45387"/>
  </w:style>
  <w:style w:type="paragraph" w:customStyle="1" w:styleId="D235853A63B069408AE35BB30D45C7E5">
    <w:name w:val="D235853A63B069408AE35BB30D45C7E5"/>
    <w:rsid w:val="00E45387"/>
  </w:style>
  <w:style w:type="paragraph" w:customStyle="1" w:styleId="3532364F87B42B40A153B60BEEAA77C9">
    <w:name w:val="3532364F87B42B40A153B60BEEAA77C9"/>
    <w:rsid w:val="00E45387"/>
  </w:style>
  <w:style w:type="paragraph" w:customStyle="1" w:styleId="7A46F6AF0014264CA1B33C1A7AE0041C">
    <w:name w:val="7A46F6AF0014264CA1B33C1A7AE0041C"/>
    <w:rsid w:val="00E45387"/>
  </w:style>
  <w:style w:type="paragraph" w:customStyle="1" w:styleId="5B3BCDB7BE9F574BABEA0A71D2A211EE">
    <w:name w:val="5B3BCDB7BE9F574BABEA0A71D2A211EE"/>
    <w:rsid w:val="00E45387"/>
  </w:style>
  <w:style w:type="paragraph" w:customStyle="1" w:styleId="4DDDDB5A13ADA244BE7770DF7B7C7C0B">
    <w:name w:val="4DDDDB5A13ADA244BE7770DF7B7C7C0B"/>
    <w:rsid w:val="00E45387"/>
  </w:style>
  <w:style w:type="paragraph" w:customStyle="1" w:styleId="90F36D026CC2F44ABD1A2CFB3C6EF544">
    <w:name w:val="90F36D026CC2F44ABD1A2CFB3C6EF544"/>
    <w:rsid w:val="00E45387"/>
  </w:style>
  <w:style w:type="paragraph" w:customStyle="1" w:styleId="69E2333D37A03B4B9C3798C6D00EC4F0">
    <w:name w:val="69E2333D37A03B4B9C3798C6D00EC4F0"/>
    <w:rsid w:val="00E45387"/>
  </w:style>
  <w:style w:type="paragraph" w:customStyle="1" w:styleId="7FEDD42EC2FF1D459C7F8A8AF025D458">
    <w:name w:val="7FEDD42EC2FF1D459C7F8A8AF025D458"/>
    <w:rsid w:val="00E45387"/>
  </w:style>
  <w:style w:type="paragraph" w:customStyle="1" w:styleId="B077929EB87BC545866BE8FC2C532786">
    <w:name w:val="B077929EB87BC545866BE8FC2C532786"/>
    <w:rsid w:val="00E45387"/>
  </w:style>
  <w:style w:type="paragraph" w:customStyle="1" w:styleId="713409B369D89C42AA76CE116E5DF3F7">
    <w:name w:val="713409B369D89C42AA76CE116E5DF3F7"/>
    <w:rsid w:val="00E45387"/>
  </w:style>
  <w:style w:type="paragraph" w:customStyle="1" w:styleId="4B6A981B7A3A1F40A6042C5966AF6A94">
    <w:name w:val="4B6A981B7A3A1F40A6042C5966AF6A94"/>
    <w:rsid w:val="00E45387"/>
  </w:style>
  <w:style w:type="paragraph" w:customStyle="1" w:styleId="0569CC09E4DA4D47A93CD8FD531CB7CC">
    <w:name w:val="0569CC09E4DA4D47A93CD8FD531CB7CC"/>
    <w:rsid w:val="00E45387"/>
  </w:style>
  <w:style w:type="paragraph" w:customStyle="1" w:styleId="6C4AB5758742F7438BCDA948AD8649C7">
    <w:name w:val="6C4AB5758742F7438BCDA948AD8649C7"/>
    <w:rsid w:val="00E45387"/>
  </w:style>
  <w:style w:type="paragraph" w:customStyle="1" w:styleId="7F3D3137C3F96344A6499676182530CA">
    <w:name w:val="7F3D3137C3F96344A6499676182530CA"/>
    <w:rsid w:val="00E45387"/>
  </w:style>
  <w:style w:type="paragraph" w:customStyle="1" w:styleId="420EFEDE25E89F46AAC590C6B9EEAE25">
    <w:name w:val="420EFEDE25E89F46AAC590C6B9EEAE25"/>
    <w:rsid w:val="00E45387"/>
  </w:style>
  <w:style w:type="paragraph" w:customStyle="1" w:styleId="ACF2C2DEF13F83439658189F66A3BA59">
    <w:name w:val="ACF2C2DEF13F83439658189F66A3BA59"/>
    <w:rsid w:val="00E45387"/>
  </w:style>
  <w:style w:type="paragraph" w:customStyle="1" w:styleId="34A39EA96FD57C429FA7D6AEB34CDCD8">
    <w:name w:val="34A39EA96FD57C429FA7D6AEB34CDCD8"/>
    <w:rsid w:val="00E45387"/>
  </w:style>
  <w:style w:type="paragraph" w:customStyle="1" w:styleId="5B2409F2D5E4C048B19CDCAC4F05F3CE">
    <w:name w:val="5B2409F2D5E4C048B19CDCAC4F05F3CE"/>
    <w:rsid w:val="00E45387"/>
  </w:style>
  <w:style w:type="paragraph" w:customStyle="1" w:styleId="DAE14DD6D88A64489346E0BDD8D80C30">
    <w:name w:val="DAE14DD6D88A64489346E0BDD8D80C30"/>
    <w:rsid w:val="00E45387"/>
  </w:style>
  <w:style w:type="paragraph" w:customStyle="1" w:styleId="FD92B6C4DF8A6149AA0D4CEA3E2A26C3">
    <w:name w:val="FD92B6C4DF8A6149AA0D4CEA3E2A26C3"/>
    <w:rsid w:val="00E45387"/>
  </w:style>
  <w:style w:type="paragraph" w:customStyle="1" w:styleId="0F1542C26EEB234ABA2AB8AF1DBBD896">
    <w:name w:val="0F1542C26EEB234ABA2AB8AF1DBBD896"/>
    <w:rsid w:val="00E45387"/>
  </w:style>
  <w:style w:type="paragraph" w:customStyle="1" w:styleId="F256A80FE93DD643B4ACAD220FAFF535">
    <w:name w:val="F256A80FE93DD643B4ACAD220FAFF535"/>
    <w:rsid w:val="00E45387"/>
  </w:style>
  <w:style w:type="paragraph" w:customStyle="1" w:styleId="5F2FDA2342B8EA498950A64D8FAF62AF">
    <w:name w:val="5F2FDA2342B8EA498950A64D8FAF62AF"/>
    <w:rsid w:val="00E45387"/>
  </w:style>
  <w:style w:type="paragraph" w:customStyle="1" w:styleId="81ED595388F5B54586232E4A26B23899">
    <w:name w:val="81ED595388F5B54586232E4A26B23899"/>
    <w:rsid w:val="00E45387"/>
  </w:style>
  <w:style w:type="paragraph" w:customStyle="1" w:styleId="C2E265A2024A4748B50A88BF6CC9616B">
    <w:name w:val="C2E265A2024A4748B50A88BF6CC9616B"/>
    <w:rsid w:val="00E45387"/>
  </w:style>
  <w:style w:type="paragraph" w:customStyle="1" w:styleId="99C553B4FFA28249BEF91DD5D5EBED1A">
    <w:name w:val="99C553B4FFA28249BEF91DD5D5EBED1A"/>
    <w:rsid w:val="00E45387"/>
  </w:style>
  <w:style w:type="paragraph" w:customStyle="1" w:styleId="6836E07454B6834BA6729297FEBB80C7">
    <w:name w:val="6836E07454B6834BA6729297FEBB80C7"/>
    <w:rsid w:val="00E45387"/>
  </w:style>
  <w:style w:type="paragraph" w:customStyle="1" w:styleId="9664B8DDFA314C4A8CA92ACC96644586">
    <w:name w:val="9664B8DDFA314C4A8CA92ACC96644586"/>
    <w:rsid w:val="00E45387"/>
  </w:style>
  <w:style w:type="paragraph" w:customStyle="1" w:styleId="CAACAC395D7BF0438F0C2BB10821950E">
    <w:name w:val="CAACAC395D7BF0438F0C2BB10821950E"/>
    <w:rsid w:val="00E45387"/>
  </w:style>
  <w:style w:type="paragraph" w:customStyle="1" w:styleId="4413C10BA7D8F94BAB068CC6FFF820BE">
    <w:name w:val="4413C10BA7D8F94BAB068CC6FFF820BE"/>
    <w:rsid w:val="00E45387"/>
  </w:style>
  <w:style w:type="paragraph" w:customStyle="1" w:styleId="2C9F62D9FF44F349B401CAB1E19CF06D">
    <w:name w:val="2C9F62D9FF44F349B401CAB1E19CF06D"/>
    <w:rsid w:val="00E45387"/>
  </w:style>
  <w:style w:type="paragraph" w:customStyle="1" w:styleId="9211D70D5ACD1D40ACFE38BECF57479C">
    <w:name w:val="9211D70D5ACD1D40ACFE38BECF57479C"/>
    <w:rsid w:val="00E45387"/>
  </w:style>
  <w:style w:type="paragraph" w:customStyle="1" w:styleId="6C20006512F49F41B29425EAEF7DE871">
    <w:name w:val="6C20006512F49F41B29425EAEF7DE871"/>
    <w:rsid w:val="00E45387"/>
  </w:style>
  <w:style w:type="paragraph" w:customStyle="1" w:styleId="A38B5ECD0B7CC446B43653B81065E1E8">
    <w:name w:val="A38B5ECD0B7CC446B43653B81065E1E8"/>
    <w:rsid w:val="00E45387"/>
  </w:style>
  <w:style w:type="character" w:styleId="Strong">
    <w:name w:val="Strong"/>
    <w:basedOn w:val="DefaultParagraphFont"/>
    <w:uiPriority w:val="22"/>
    <w:unhideWhenUsed/>
    <w:qFormat/>
    <w:rsid w:val="00E45387"/>
    <w:rPr>
      <w:b w:val="0"/>
      <w:bCs w:val="0"/>
      <w:caps/>
      <w:smallCaps w:val="0"/>
    </w:rPr>
  </w:style>
  <w:style w:type="paragraph" w:customStyle="1" w:styleId="6AE2DE983AE58940B3632CE3412C1F13">
    <w:name w:val="6AE2DE983AE58940B3632CE3412C1F13"/>
    <w:rsid w:val="00E453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SYNTACTIC ENTRAINMENT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2F4AD-F252-2B40-B8F0-0B4F3728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15749</Words>
  <Characters>89774</Characters>
  <Application>Microsoft Macintosh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Syntactic Entrainment: The Repetition of Syntactic Structures in Event Descriptions</vt:lpstr>
    </vt:vector>
  </TitlesOfParts>
  <Company/>
  <LinksUpToDate>false</LinksUpToDate>
  <CharactersWithSpaces>105313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Syntactic Entrainment: The Repetition of Syntactic Structures in Event Descriptions</dc:title>
  <dc:subject/>
  <dc:creator>Victor Ferreira</dc:creator>
  <cp:keywords/>
  <dc:description/>
  <cp:lastModifiedBy>Microsoft Office User</cp:lastModifiedBy>
  <cp:revision>2</cp:revision>
  <cp:lastPrinted>2017-08-12T20:14:00Z</cp:lastPrinted>
  <dcterms:created xsi:type="dcterms:W3CDTF">2018-05-09T19:53:00Z</dcterms:created>
  <dcterms:modified xsi:type="dcterms:W3CDTF">2018-05-09T19:53:00Z</dcterms:modified>
</cp:coreProperties>
</file>